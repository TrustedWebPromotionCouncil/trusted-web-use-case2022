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EFCFAF" w14:textId="69FE9BF7" w:rsidR="000F164E" w:rsidRDefault="000F164E" w:rsidP="000F164E">
      <w:pPr>
        <w:pStyle w:val="a6"/>
        <w:jc w:val="center"/>
        <w:rPr>
          <w:rFonts w:ascii="Meiryo UI" w:eastAsia="Meiryo UI" w:hAnsi="Meiryo UI" w:cstheme="minorBidi"/>
          <w:color w:val="auto"/>
          <w:spacing w:val="0"/>
          <w:sz w:val="28"/>
          <w:szCs w:val="28"/>
        </w:rPr>
      </w:pPr>
      <w:r w:rsidRPr="000F164E">
        <w:rPr>
          <w:rFonts w:ascii="Meiryo UI" w:eastAsia="Meiryo UI" w:hAnsi="Meiryo UI" w:cstheme="minorBidi" w:hint="eastAsia"/>
          <w:color w:val="auto"/>
          <w:spacing w:val="0"/>
          <w:sz w:val="28"/>
          <w:szCs w:val="28"/>
        </w:rPr>
        <w:t>令和</w:t>
      </w:r>
      <w:r w:rsidRPr="000F164E">
        <w:rPr>
          <w:rFonts w:ascii="Meiryo UI" w:eastAsia="Meiryo UI" w:hAnsi="Meiryo UI" w:cstheme="minorBidi"/>
          <w:color w:val="auto"/>
          <w:spacing w:val="0"/>
          <w:sz w:val="28"/>
          <w:szCs w:val="28"/>
        </w:rPr>
        <w:t>3年度</w:t>
      </w:r>
      <w:r>
        <w:rPr>
          <w:rFonts w:ascii="Meiryo UI" w:eastAsia="Meiryo UI" w:hAnsi="Meiryo UI" w:cstheme="minorBidi" w:hint="eastAsia"/>
          <w:color w:val="auto"/>
          <w:spacing w:val="0"/>
          <w:sz w:val="28"/>
          <w:szCs w:val="28"/>
        </w:rPr>
        <w:t>デジタル庁国家プロジェクト</w:t>
      </w:r>
    </w:p>
    <w:p w14:paraId="3543B9A9" w14:textId="249B6148" w:rsidR="000F164E" w:rsidRDefault="000F164E" w:rsidP="000F164E">
      <w:pPr>
        <w:pStyle w:val="a6"/>
        <w:jc w:val="center"/>
        <w:rPr>
          <w:rFonts w:ascii="Meiryo UI" w:eastAsia="Meiryo UI" w:hAnsi="Meiryo UI" w:cstheme="minorBidi"/>
          <w:color w:val="auto"/>
          <w:spacing w:val="0"/>
          <w:sz w:val="28"/>
          <w:szCs w:val="28"/>
        </w:rPr>
      </w:pPr>
      <w:r w:rsidRPr="000F164E">
        <w:rPr>
          <w:rFonts w:ascii="Meiryo UI" w:eastAsia="Meiryo UI" w:hAnsi="Meiryo UI" w:cstheme="minorBidi"/>
          <w:color w:val="auto"/>
          <w:spacing w:val="0"/>
          <w:sz w:val="28"/>
          <w:szCs w:val="28"/>
        </w:rPr>
        <w:t>「Trusted Webの実現に向けたユースケース実証事業」</w:t>
      </w:r>
    </w:p>
    <w:p w14:paraId="02365D98" w14:textId="77777777" w:rsidR="000F164E" w:rsidRDefault="000F164E" w:rsidP="000F164E"/>
    <w:p w14:paraId="7AB1317C" w14:textId="77777777" w:rsidR="000F164E" w:rsidRPr="00F37CB7" w:rsidRDefault="000F164E" w:rsidP="000F164E"/>
    <w:p w14:paraId="7AC454C3" w14:textId="77777777" w:rsidR="000F164E" w:rsidRPr="00F37CB7" w:rsidRDefault="000F164E" w:rsidP="000F164E">
      <w:pPr>
        <w:pStyle w:val="a6"/>
        <w:jc w:val="center"/>
        <w:rPr>
          <w:rFonts w:ascii="Meiryo UI" w:eastAsia="Meiryo UI" w:hAnsi="Meiryo UI" w:cstheme="minorBidi"/>
          <w:color w:val="auto"/>
          <w:spacing w:val="0"/>
          <w:sz w:val="28"/>
          <w:szCs w:val="28"/>
        </w:rPr>
      </w:pPr>
      <w:r w:rsidRPr="00F37CB7">
        <w:rPr>
          <w:rFonts w:ascii="Meiryo UI" w:eastAsia="Meiryo UI" w:hAnsi="Meiryo UI" w:cstheme="minorBidi" w:hint="eastAsia"/>
          <w:color w:val="auto"/>
          <w:spacing w:val="0"/>
          <w:sz w:val="28"/>
          <w:szCs w:val="28"/>
        </w:rPr>
        <w:t>ワークプレイスにおける信頼できる電子化文書の流通システム</w:t>
      </w:r>
    </w:p>
    <w:p w14:paraId="58F4B134" w14:textId="5F567FE2" w:rsidR="000F164E" w:rsidRPr="00F37CB7" w:rsidRDefault="000F164E" w:rsidP="000F164E">
      <w:pPr>
        <w:pStyle w:val="a6"/>
        <w:jc w:val="center"/>
        <w:rPr>
          <w:rFonts w:ascii="Meiryo UI" w:eastAsia="Meiryo UI" w:hAnsi="Meiryo UI" w:cstheme="minorBidi"/>
          <w:color w:val="auto"/>
          <w:spacing w:val="0"/>
          <w:sz w:val="40"/>
          <w:szCs w:val="40"/>
        </w:rPr>
      </w:pPr>
      <w:r>
        <w:rPr>
          <w:rFonts w:ascii="Meiryo UI" w:eastAsia="Meiryo UI" w:hAnsi="Meiryo UI" w:cstheme="minorBidi" w:hint="eastAsia"/>
          <w:color w:val="auto"/>
          <w:spacing w:val="0"/>
          <w:sz w:val="40"/>
          <w:szCs w:val="40"/>
        </w:rPr>
        <w:t>基本設計書</w:t>
      </w:r>
    </w:p>
    <w:p w14:paraId="3E3EF52D" w14:textId="77777777" w:rsidR="000F164E" w:rsidRPr="00361345" w:rsidRDefault="000F164E" w:rsidP="000F164E"/>
    <w:p w14:paraId="10509EA9" w14:textId="77777777" w:rsidR="000F164E" w:rsidRPr="00361345" w:rsidRDefault="000F164E" w:rsidP="000F164E"/>
    <w:p w14:paraId="7FE36EAA" w14:textId="797AEA22" w:rsidR="000F164E" w:rsidRDefault="000F164E" w:rsidP="000F164E"/>
    <w:p w14:paraId="7B7501E6" w14:textId="52D6D5F4" w:rsidR="00361345" w:rsidRDefault="00361345" w:rsidP="000F164E"/>
    <w:p w14:paraId="16DAE628" w14:textId="66BC5150" w:rsidR="00361345" w:rsidRDefault="00361345" w:rsidP="000F164E"/>
    <w:p w14:paraId="61886086" w14:textId="47EBD530" w:rsidR="00361345" w:rsidRDefault="00361345" w:rsidP="000F164E"/>
    <w:p w14:paraId="3D5E6A7B" w14:textId="6A27B491" w:rsidR="00361345" w:rsidRDefault="00361345" w:rsidP="000F164E"/>
    <w:p w14:paraId="10470E3F" w14:textId="10FA4C20" w:rsidR="00361345" w:rsidRDefault="00361345" w:rsidP="000F164E"/>
    <w:p w14:paraId="53197594" w14:textId="77777777" w:rsidR="000F164E" w:rsidRPr="00361345" w:rsidRDefault="000F164E" w:rsidP="000F164E"/>
    <w:p w14:paraId="12C0987E" w14:textId="77777777" w:rsidR="000F164E" w:rsidRPr="007D566A" w:rsidRDefault="000F164E" w:rsidP="000F164E">
      <w:pPr>
        <w:jc w:val="center"/>
        <w:rPr>
          <w:rFonts w:ascii="Meiryo UI" w:eastAsia="Meiryo UI" w:hAnsi="Meiryo UI"/>
          <w:sz w:val="28"/>
          <w:szCs w:val="28"/>
        </w:rPr>
      </w:pPr>
      <w:bookmarkStart w:id="0" w:name="_Hlk129861310"/>
      <w:r w:rsidRPr="01B0EB4F">
        <w:rPr>
          <w:rFonts w:ascii="Meiryo UI" w:eastAsia="Meiryo UI" w:hAnsi="Meiryo UI"/>
          <w:sz w:val="28"/>
          <w:szCs w:val="28"/>
        </w:rPr>
        <w:t>2023年</w:t>
      </w:r>
      <w:r>
        <w:rPr>
          <w:rFonts w:ascii="Meiryo UI" w:eastAsia="Meiryo UI" w:hAnsi="Meiryo UI" w:hint="eastAsia"/>
          <w:sz w:val="28"/>
          <w:szCs w:val="28"/>
        </w:rPr>
        <w:t>3</w:t>
      </w:r>
      <w:r w:rsidRPr="01B0EB4F">
        <w:rPr>
          <w:rFonts w:ascii="Meiryo UI" w:eastAsia="Meiryo UI" w:hAnsi="Meiryo UI"/>
          <w:sz w:val="28"/>
          <w:szCs w:val="28"/>
        </w:rPr>
        <w:t>月</w:t>
      </w:r>
      <w:r>
        <w:rPr>
          <w:rFonts w:ascii="Meiryo UI" w:eastAsia="Meiryo UI" w:hAnsi="Meiryo UI" w:hint="eastAsia"/>
          <w:sz w:val="28"/>
          <w:szCs w:val="28"/>
        </w:rPr>
        <w:t>20</w:t>
      </w:r>
      <w:r w:rsidRPr="01B0EB4F">
        <w:rPr>
          <w:rFonts w:ascii="Meiryo UI" w:eastAsia="Meiryo UI" w:hAnsi="Meiryo UI"/>
          <w:sz w:val="28"/>
          <w:szCs w:val="28"/>
        </w:rPr>
        <w:t>日</w:t>
      </w:r>
    </w:p>
    <w:p w14:paraId="01A6D891" w14:textId="77777777" w:rsidR="000F164E" w:rsidRPr="007D566A" w:rsidRDefault="000F164E" w:rsidP="000F164E">
      <w:pPr>
        <w:jc w:val="center"/>
        <w:rPr>
          <w:rFonts w:ascii="Meiryo UI" w:eastAsia="Meiryo UI" w:hAnsi="Meiryo UI"/>
          <w:sz w:val="28"/>
          <w:szCs w:val="28"/>
        </w:rPr>
      </w:pPr>
      <w:r w:rsidRPr="01B0EB4F">
        <w:rPr>
          <w:rFonts w:ascii="Meiryo UI" w:eastAsia="Meiryo UI" w:hAnsi="Meiryo UI"/>
          <w:sz w:val="28"/>
          <w:szCs w:val="28"/>
        </w:rPr>
        <w:t>代表機関</w:t>
      </w:r>
      <w:r>
        <w:rPr>
          <w:rFonts w:ascii="Meiryo UI" w:eastAsia="Meiryo UI" w:hAnsi="Meiryo UI" w:hint="eastAsia"/>
          <w:sz w:val="28"/>
          <w:szCs w:val="28"/>
        </w:rPr>
        <w:t>名称</w:t>
      </w:r>
      <w:r w:rsidRPr="01B0EB4F">
        <w:rPr>
          <w:rFonts w:ascii="Meiryo UI" w:eastAsia="Meiryo UI" w:hAnsi="Meiryo UI"/>
          <w:sz w:val="28"/>
          <w:szCs w:val="28"/>
        </w:rPr>
        <w:t>：東芝テック株式会社</w:t>
      </w:r>
    </w:p>
    <w:p w14:paraId="78CEEE64" w14:textId="77777777" w:rsidR="000F164E" w:rsidRDefault="000F164E" w:rsidP="000F164E">
      <w:pPr>
        <w:jc w:val="center"/>
        <w:rPr>
          <w:rFonts w:ascii="Meiryo UI" w:eastAsia="Meiryo UI" w:hAnsi="Meiryo UI"/>
          <w:sz w:val="28"/>
          <w:szCs w:val="28"/>
        </w:rPr>
      </w:pPr>
      <w:r>
        <w:rPr>
          <w:rFonts w:ascii="Meiryo UI" w:eastAsia="Meiryo UI" w:hAnsi="Meiryo UI" w:hint="eastAsia"/>
          <w:sz w:val="28"/>
          <w:szCs w:val="28"/>
        </w:rPr>
        <w:t>コンソーシアム名称：</w:t>
      </w:r>
      <w:r w:rsidRPr="20C3DE35">
        <w:rPr>
          <w:rFonts w:ascii="Meiryo UI" w:eastAsia="Meiryo UI" w:hAnsi="Meiryo UI"/>
          <w:sz w:val="28"/>
          <w:szCs w:val="28"/>
        </w:rPr>
        <w:t>Trusted Workplace Solution by TTEC and CG</w:t>
      </w:r>
    </w:p>
    <w:bookmarkEnd w:id="0"/>
    <w:p w14:paraId="50E3F25E" w14:textId="1BAE0E91" w:rsidR="00361345" w:rsidRDefault="00361345" w:rsidP="000F164E"/>
    <w:p w14:paraId="7F718EA3" w14:textId="77777777" w:rsidR="004D61F2" w:rsidRDefault="004D61F2" w:rsidP="000F164E">
      <w:pPr>
        <w:rPr>
          <w:rFonts w:hint="eastAsia"/>
        </w:rPr>
      </w:pPr>
    </w:p>
    <w:p w14:paraId="7A06B4F0" w14:textId="77777777" w:rsidR="004D61F2" w:rsidRPr="0058438E" w:rsidRDefault="004D61F2" w:rsidP="004D61F2">
      <w:pPr>
        <w:pStyle w:val="aff2"/>
        <w:jc w:val="right"/>
        <w:rPr>
          <w:sz w:val="18"/>
          <w:szCs w:val="18"/>
        </w:rPr>
      </w:pPr>
      <w:r w:rsidRPr="0058438E">
        <w:rPr>
          <w:rFonts w:hint="eastAsia"/>
          <w:sz w:val="18"/>
          <w:szCs w:val="18"/>
        </w:rPr>
        <w:t>Copyright</w:t>
      </w:r>
      <w:r w:rsidRPr="0058438E">
        <w:rPr>
          <w:sz w:val="18"/>
          <w:szCs w:val="18"/>
        </w:rPr>
        <w:t>©</w:t>
      </w:r>
      <w:r w:rsidRPr="0058438E">
        <w:rPr>
          <w:rFonts w:hint="eastAsia"/>
          <w:sz w:val="18"/>
          <w:szCs w:val="18"/>
        </w:rPr>
        <w:t>2023 Toshiba Tec Corporation, All Rights Reserved.</w:t>
      </w:r>
    </w:p>
    <w:p w14:paraId="40585FF3" w14:textId="427A0BBC" w:rsidR="000F164E" w:rsidRPr="004D61F2" w:rsidRDefault="004D61F2" w:rsidP="004D61F2">
      <w:pPr>
        <w:pStyle w:val="aff2"/>
        <w:jc w:val="right"/>
        <w:rPr>
          <w:sz w:val="18"/>
          <w:szCs w:val="18"/>
        </w:rPr>
      </w:pPr>
      <w:r w:rsidRPr="0058438E">
        <w:rPr>
          <w:rFonts w:hint="eastAsia"/>
          <w:sz w:val="18"/>
          <w:szCs w:val="18"/>
        </w:rPr>
        <w:t>Copyright</w:t>
      </w:r>
      <w:r w:rsidRPr="0058438E">
        <w:rPr>
          <w:sz w:val="18"/>
          <w:szCs w:val="18"/>
        </w:rPr>
        <w:t>©</w:t>
      </w:r>
      <w:r w:rsidRPr="0058438E">
        <w:rPr>
          <w:rFonts w:hint="eastAsia"/>
          <w:sz w:val="18"/>
          <w:szCs w:val="18"/>
        </w:rPr>
        <w:t>2023 CollaboGate Japan, Inc., All Rights Reserved.</w:t>
      </w:r>
      <w:r w:rsidR="000F164E" w:rsidRPr="005272EC">
        <w:rPr>
          <w:rFonts w:ascii="Meiryo UI" w:eastAsia="Meiryo UI" w:hAnsi="Meiryo UI"/>
        </w:rPr>
        <w:br w:type="page"/>
      </w:r>
    </w:p>
    <w:p w14:paraId="2DCB8253" w14:textId="75041C1B" w:rsidR="00077BBD" w:rsidRDefault="00077BBD"/>
    <w:sdt>
      <w:sdtPr>
        <w:rPr>
          <w:rFonts w:asciiTheme="minorHAnsi" w:eastAsiaTheme="minorEastAsia" w:hAnsiTheme="minorHAnsi" w:cstheme="minorBidi"/>
          <w:color w:val="auto"/>
          <w:sz w:val="20"/>
          <w:szCs w:val="20"/>
          <w:lang w:val="ja-JP"/>
        </w:rPr>
        <w:id w:val="847754841"/>
        <w:docPartObj>
          <w:docPartGallery w:val="Table of Contents"/>
          <w:docPartUnique/>
        </w:docPartObj>
      </w:sdtPr>
      <w:sdtEndPr>
        <w:rPr>
          <w:b/>
          <w:bCs/>
        </w:rPr>
      </w:sdtEndPr>
      <w:sdtContent>
        <w:p w14:paraId="5A1D02D9" w14:textId="166D1913" w:rsidR="00077BBD" w:rsidRDefault="00873400">
          <w:pPr>
            <w:pStyle w:val="a3"/>
          </w:pPr>
          <w:r>
            <w:rPr>
              <w:rFonts w:hint="eastAsia"/>
              <w:lang w:val="ja-JP"/>
            </w:rPr>
            <w:t>目次</w:t>
          </w:r>
        </w:p>
        <w:p w14:paraId="7D67CC0F" w14:textId="526F06AB" w:rsidR="00511DD4" w:rsidRDefault="00077BBD">
          <w:pPr>
            <w:pStyle w:val="11"/>
            <w:tabs>
              <w:tab w:val="left" w:pos="400"/>
              <w:tab w:val="right" w:leader="dot" w:pos="8494"/>
            </w:tabs>
            <w:rPr>
              <w:noProof/>
              <w:kern w:val="2"/>
              <w:sz w:val="21"/>
              <w:szCs w:val="22"/>
            </w:rPr>
          </w:pPr>
          <w:r>
            <w:fldChar w:fldCharType="begin"/>
          </w:r>
          <w:r>
            <w:instrText xml:space="preserve"> TOC \o "1-3" \h \z \u </w:instrText>
          </w:r>
          <w:r>
            <w:fldChar w:fldCharType="separate"/>
          </w:r>
          <w:hyperlink w:anchor="_Toc127974518" w:history="1">
            <w:r w:rsidR="00511DD4" w:rsidRPr="004135A9">
              <w:rPr>
                <w:rStyle w:val="af2"/>
                <w:noProof/>
              </w:rPr>
              <w:t>1.</w:t>
            </w:r>
            <w:r w:rsidR="00511DD4">
              <w:rPr>
                <w:noProof/>
                <w:kern w:val="2"/>
                <w:sz w:val="21"/>
                <w:szCs w:val="22"/>
              </w:rPr>
              <w:tab/>
            </w:r>
            <w:r w:rsidR="00511DD4" w:rsidRPr="004135A9">
              <w:rPr>
                <w:rStyle w:val="af2"/>
                <w:noProof/>
              </w:rPr>
              <w:t>システムの概要</w:t>
            </w:r>
            <w:r w:rsidR="00511DD4">
              <w:rPr>
                <w:noProof/>
                <w:webHidden/>
              </w:rPr>
              <w:tab/>
            </w:r>
            <w:r w:rsidR="00511DD4">
              <w:rPr>
                <w:noProof/>
                <w:webHidden/>
              </w:rPr>
              <w:fldChar w:fldCharType="begin"/>
            </w:r>
            <w:r w:rsidR="00511DD4">
              <w:rPr>
                <w:noProof/>
                <w:webHidden/>
              </w:rPr>
              <w:instrText xml:space="preserve"> PAGEREF _Toc127974518 \h </w:instrText>
            </w:r>
            <w:r w:rsidR="00511DD4">
              <w:rPr>
                <w:noProof/>
                <w:webHidden/>
              </w:rPr>
            </w:r>
            <w:r w:rsidR="00511DD4">
              <w:rPr>
                <w:noProof/>
                <w:webHidden/>
              </w:rPr>
              <w:fldChar w:fldCharType="separate"/>
            </w:r>
            <w:r w:rsidR="00511DD4">
              <w:rPr>
                <w:noProof/>
                <w:webHidden/>
              </w:rPr>
              <w:t>4</w:t>
            </w:r>
            <w:r w:rsidR="00511DD4">
              <w:rPr>
                <w:noProof/>
                <w:webHidden/>
              </w:rPr>
              <w:fldChar w:fldCharType="end"/>
            </w:r>
          </w:hyperlink>
        </w:p>
        <w:p w14:paraId="120C65B2" w14:textId="13E15FD2" w:rsidR="00511DD4" w:rsidRDefault="00331A6A">
          <w:pPr>
            <w:pStyle w:val="11"/>
            <w:tabs>
              <w:tab w:val="left" w:pos="400"/>
              <w:tab w:val="right" w:leader="dot" w:pos="8494"/>
            </w:tabs>
            <w:rPr>
              <w:noProof/>
              <w:kern w:val="2"/>
              <w:sz w:val="21"/>
              <w:szCs w:val="22"/>
            </w:rPr>
          </w:pPr>
          <w:hyperlink w:anchor="_Toc127974519" w:history="1">
            <w:r w:rsidR="00511DD4" w:rsidRPr="004135A9">
              <w:rPr>
                <w:rStyle w:val="af2"/>
                <w:noProof/>
              </w:rPr>
              <w:t>2.</w:t>
            </w:r>
            <w:r w:rsidR="00511DD4">
              <w:rPr>
                <w:noProof/>
                <w:kern w:val="2"/>
                <w:sz w:val="21"/>
                <w:szCs w:val="22"/>
              </w:rPr>
              <w:tab/>
            </w:r>
            <w:r w:rsidR="00511DD4" w:rsidRPr="004135A9">
              <w:rPr>
                <w:rStyle w:val="af2"/>
                <w:noProof/>
              </w:rPr>
              <w:t>業務フロー</w:t>
            </w:r>
            <w:r w:rsidR="00511DD4">
              <w:rPr>
                <w:noProof/>
                <w:webHidden/>
              </w:rPr>
              <w:tab/>
            </w:r>
            <w:r w:rsidR="00511DD4">
              <w:rPr>
                <w:noProof/>
                <w:webHidden/>
              </w:rPr>
              <w:fldChar w:fldCharType="begin"/>
            </w:r>
            <w:r w:rsidR="00511DD4">
              <w:rPr>
                <w:noProof/>
                <w:webHidden/>
              </w:rPr>
              <w:instrText xml:space="preserve"> PAGEREF _Toc127974519 \h </w:instrText>
            </w:r>
            <w:r w:rsidR="00511DD4">
              <w:rPr>
                <w:noProof/>
                <w:webHidden/>
              </w:rPr>
            </w:r>
            <w:r w:rsidR="00511DD4">
              <w:rPr>
                <w:noProof/>
                <w:webHidden/>
              </w:rPr>
              <w:fldChar w:fldCharType="separate"/>
            </w:r>
            <w:r w:rsidR="00511DD4">
              <w:rPr>
                <w:noProof/>
                <w:webHidden/>
              </w:rPr>
              <w:t>6</w:t>
            </w:r>
            <w:r w:rsidR="00511DD4">
              <w:rPr>
                <w:noProof/>
                <w:webHidden/>
              </w:rPr>
              <w:fldChar w:fldCharType="end"/>
            </w:r>
          </w:hyperlink>
        </w:p>
        <w:p w14:paraId="00A61617" w14:textId="5FF9CC01" w:rsidR="00511DD4" w:rsidRDefault="00331A6A">
          <w:pPr>
            <w:pStyle w:val="25"/>
            <w:tabs>
              <w:tab w:val="right" w:leader="dot" w:pos="8494"/>
            </w:tabs>
            <w:rPr>
              <w:noProof/>
              <w:kern w:val="2"/>
              <w:sz w:val="21"/>
              <w:szCs w:val="22"/>
            </w:rPr>
          </w:pPr>
          <w:hyperlink w:anchor="_Toc127974520" w:history="1">
            <w:r w:rsidR="00511DD4" w:rsidRPr="004135A9">
              <w:rPr>
                <w:rStyle w:val="af2"/>
                <w:noProof/>
              </w:rPr>
              <w:t>2.1 文書のスキャンと文書管理システムへの保存</w:t>
            </w:r>
            <w:r w:rsidR="00511DD4">
              <w:rPr>
                <w:noProof/>
                <w:webHidden/>
              </w:rPr>
              <w:tab/>
            </w:r>
            <w:r w:rsidR="00511DD4">
              <w:rPr>
                <w:noProof/>
                <w:webHidden/>
              </w:rPr>
              <w:fldChar w:fldCharType="begin"/>
            </w:r>
            <w:r w:rsidR="00511DD4">
              <w:rPr>
                <w:noProof/>
                <w:webHidden/>
              </w:rPr>
              <w:instrText xml:space="preserve"> PAGEREF _Toc127974520 \h </w:instrText>
            </w:r>
            <w:r w:rsidR="00511DD4">
              <w:rPr>
                <w:noProof/>
                <w:webHidden/>
              </w:rPr>
            </w:r>
            <w:r w:rsidR="00511DD4">
              <w:rPr>
                <w:noProof/>
                <w:webHidden/>
              </w:rPr>
              <w:fldChar w:fldCharType="separate"/>
            </w:r>
            <w:r w:rsidR="00511DD4">
              <w:rPr>
                <w:noProof/>
                <w:webHidden/>
              </w:rPr>
              <w:t>6</w:t>
            </w:r>
            <w:r w:rsidR="00511DD4">
              <w:rPr>
                <w:noProof/>
                <w:webHidden/>
              </w:rPr>
              <w:fldChar w:fldCharType="end"/>
            </w:r>
          </w:hyperlink>
        </w:p>
        <w:p w14:paraId="7EAA1B36" w14:textId="045F9BB4" w:rsidR="00511DD4" w:rsidRDefault="00331A6A">
          <w:pPr>
            <w:pStyle w:val="25"/>
            <w:tabs>
              <w:tab w:val="right" w:leader="dot" w:pos="8494"/>
            </w:tabs>
            <w:rPr>
              <w:noProof/>
              <w:kern w:val="2"/>
              <w:sz w:val="21"/>
              <w:szCs w:val="22"/>
            </w:rPr>
          </w:pPr>
          <w:hyperlink w:anchor="_Toc127974521" w:history="1">
            <w:r w:rsidR="00511DD4" w:rsidRPr="004135A9">
              <w:rPr>
                <w:rStyle w:val="af2"/>
                <w:noProof/>
              </w:rPr>
              <w:t>2.2 MFPのDID登録</w:t>
            </w:r>
            <w:r w:rsidR="00511DD4">
              <w:rPr>
                <w:noProof/>
                <w:webHidden/>
              </w:rPr>
              <w:tab/>
            </w:r>
            <w:r w:rsidR="00511DD4">
              <w:rPr>
                <w:noProof/>
                <w:webHidden/>
              </w:rPr>
              <w:fldChar w:fldCharType="begin"/>
            </w:r>
            <w:r w:rsidR="00511DD4">
              <w:rPr>
                <w:noProof/>
                <w:webHidden/>
              </w:rPr>
              <w:instrText xml:space="preserve"> PAGEREF _Toc127974521 \h </w:instrText>
            </w:r>
            <w:r w:rsidR="00511DD4">
              <w:rPr>
                <w:noProof/>
                <w:webHidden/>
              </w:rPr>
            </w:r>
            <w:r w:rsidR="00511DD4">
              <w:rPr>
                <w:noProof/>
                <w:webHidden/>
              </w:rPr>
              <w:fldChar w:fldCharType="separate"/>
            </w:r>
            <w:r w:rsidR="00511DD4">
              <w:rPr>
                <w:noProof/>
                <w:webHidden/>
              </w:rPr>
              <w:t>7</w:t>
            </w:r>
            <w:r w:rsidR="00511DD4">
              <w:rPr>
                <w:noProof/>
                <w:webHidden/>
              </w:rPr>
              <w:fldChar w:fldCharType="end"/>
            </w:r>
          </w:hyperlink>
        </w:p>
        <w:p w14:paraId="5EE2E2EC" w14:textId="406DE3B6" w:rsidR="00511DD4" w:rsidRDefault="00331A6A">
          <w:pPr>
            <w:pStyle w:val="25"/>
            <w:tabs>
              <w:tab w:val="right" w:leader="dot" w:pos="8494"/>
            </w:tabs>
            <w:rPr>
              <w:noProof/>
              <w:kern w:val="2"/>
              <w:sz w:val="21"/>
              <w:szCs w:val="22"/>
            </w:rPr>
          </w:pPr>
          <w:hyperlink w:anchor="_Toc127974522" w:history="1">
            <w:r w:rsidR="00511DD4" w:rsidRPr="004135A9">
              <w:rPr>
                <w:rStyle w:val="af2"/>
                <w:noProof/>
              </w:rPr>
              <w:t>2.3 文書管理システムの文書を閲覧する</w:t>
            </w:r>
            <w:r w:rsidR="00511DD4">
              <w:rPr>
                <w:noProof/>
                <w:webHidden/>
              </w:rPr>
              <w:tab/>
            </w:r>
            <w:r w:rsidR="00511DD4">
              <w:rPr>
                <w:noProof/>
                <w:webHidden/>
              </w:rPr>
              <w:fldChar w:fldCharType="begin"/>
            </w:r>
            <w:r w:rsidR="00511DD4">
              <w:rPr>
                <w:noProof/>
                <w:webHidden/>
              </w:rPr>
              <w:instrText xml:space="preserve"> PAGEREF _Toc127974522 \h </w:instrText>
            </w:r>
            <w:r w:rsidR="00511DD4">
              <w:rPr>
                <w:noProof/>
                <w:webHidden/>
              </w:rPr>
            </w:r>
            <w:r w:rsidR="00511DD4">
              <w:rPr>
                <w:noProof/>
                <w:webHidden/>
              </w:rPr>
              <w:fldChar w:fldCharType="separate"/>
            </w:r>
            <w:r w:rsidR="00511DD4">
              <w:rPr>
                <w:noProof/>
                <w:webHidden/>
              </w:rPr>
              <w:t>7</w:t>
            </w:r>
            <w:r w:rsidR="00511DD4">
              <w:rPr>
                <w:noProof/>
                <w:webHidden/>
              </w:rPr>
              <w:fldChar w:fldCharType="end"/>
            </w:r>
          </w:hyperlink>
        </w:p>
        <w:p w14:paraId="41286A4D" w14:textId="656CFA53" w:rsidR="00511DD4" w:rsidRDefault="00331A6A">
          <w:pPr>
            <w:pStyle w:val="25"/>
            <w:tabs>
              <w:tab w:val="right" w:leader="dot" w:pos="8494"/>
            </w:tabs>
            <w:rPr>
              <w:noProof/>
              <w:kern w:val="2"/>
              <w:sz w:val="21"/>
              <w:szCs w:val="22"/>
            </w:rPr>
          </w:pPr>
          <w:hyperlink w:anchor="_Toc127974523" w:history="1">
            <w:r w:rsidR="00511DD4" w:rsidRPr="004135A9">
              <w:rPr>
                <w:rStyle w:val="af2"/>
                <w:noProof/>
              </w:rPr>
              <w:t>2.4 ログを確認する</w:t>
            </w:r>
            <w:r w:rsidR="00511DD4">
              <w:rPr>
                <w:noProof/>
                <w:webHidden/>
              </w:rPr>
              <w:tab/>
            </w:r>
            <w:r w:rsidR="00511DD4">
              <w:rPr>
                <w:noProof/>
                <w:webHidden/>
              </w:rPr>
              <w:fldChar w:fldCharType="begin"/>
            </w:r>
            <w:r w:rsidR="00511DD4">
              <w:rPr>
                <w:noProof/>
                <w:webHidden/>
              </w:rPr>
              <w:instrText xml:space="preserve"> PAGEREF _Toc127974523 \h </w:instrText>
            </w:r>
            <w:r w:rsidR="00511DD4">
              <w:rPr>
                <w:noProof/>
                <w:webHidden/>
              </w:rPr>
            </w:r>
            <w:r w:rsidR="00511DD4">
              <w:rPr>
                <w:noProof/>
                <w:webHidden/>
              </w:rPr>
              <w:fldChar w:fldCharType="separate"/>
            </w:r>
            <w:r w:rsidR="00511DD4">
              <w:rPr>
                <w:noProof/>
                <w:webHidden/>
              </w:rPr>
              <w:t>8</w:t>
            </w:r>
            <w:r w:rsidR="00511DD4">
              <w:rPr>
                <w:noProof/>
                <w:webHidden/>
              </w:rPr>
              <w:fldChar w:fldCharType="end"/>
            </w:r>
          </w:hyperlink>
        </w:p>
        <w:p w14:paraId="4682DB66" w14:textId="14045395" w:rsidR="00511DD4" w:rsidRDefault="00331A6A">
          <w:pPr>
            <w:pStyle w:val="11"/>
            <w:tabs>
              <w:tab w:val="left" w:pos="400"/>
              <w:tab w:val="right" w:leader="dot" w:pos="8494"/>
            </w:tabs>
            <w:rPr>
              <w:noProof/>
              <w:kern w:val="2"/>
              <w:sz w:val="21"/>
              <w:szCs w:val="22"/>
            </w:rPr>
          </w:pPr>
          <w:hyperlink w:anchor="_Toc127974524" w:history="1">
            <w:r w:rsidR="00511DD4" w:rsidRPr="004135A9">
              <w:rPr>
                <w:rStyle w:val="af2"/>
                <w:noProof/>
              </w:rPr>
              <w:t>3.</w:t>
            </w:r>
            <w:r w:rsidR="00511DD4">
              <w:rPr>
                <w:noProof/>
                <w:kern w:val="2"/>
                <w:sz w:val="21"/>
                <w:szCs w:val="22"/>
              </w:rPr>
              <w:tab/>
            </w:r>
            <w:r w:rsidR="00511DD4" w:rsidRPr="004135A9">
              <w:rPr>
                <w:rStyle w:val="af2"/>
                <w:noProof/>
              </w:rPr>
              <w:t>機能一覧</w:t>
            </w:r>
            <w:r w:rsidR="00511DD4">
              <w:rPr>
                <w:noProof/>
                <w:webHidden/>
              </w:rPr>
              <w:tab/>
            </w:r>
            <w:r w:rsidR="00511DD4">
              <w:rPr>
                <w:noProof/>
                <w:webHidden/>
              </w:rPr>
              <w:fldChar w:fldCharType="begin"/>
            </w:r>
            <w:r w:rsidR="00511DD4">
              <w:rPr>
                <w:noProof/>
                <w:webHidden/>
              </w:rPr>
              <w:instrText xml:space="preserve"> PAGEREF _Toc127974524 \h </w:instrText>
            </w:r>
            <w:r w:rsidR="00511DD4">
              <w:rPr>
                <w:noProof/>
                <w:webHidden/>
              </w:rPr>
            </w:r>
            <w:r w:rsidR="00511DD4">
              <w:rPr>
                <w:noProof/>
                <w:webHidden/>
              </w:rPr>
              <w:fldChar w:fldCharType="separate"/>
            </w:r>
            <w:r w:rsidR="00511DD4">
              <w:rPr>
                <w:noProof/>
                <w:webHidden/>
              </w:rPr>
              <w:t>9</w:t>
            </w:r>
            <w:r w:rsidR="00511DD4">
              <w:rPr>
                <w:noProof/>
                <w:webHidden/>
              </w:rPr>
              <w:fldChar w:fldCharType="end"/>
            </w:r>
          </w:hyperlink>
        </w:p>
        <w:p w14:paraId="2527A036" w14:textId="1B9FE4AC" w:rsidR="00511DD4" w:rsidRDefault="00331A6A">
          <w:pPr>
            <w:pStyle w:val="25"/>
            <w:tabs>
              <w:tab w:val="right" w:leader="dot" w:pos="8494"/>
            </w:tabs>
            <w:rPr>
              <w:noProof/>
              <w:kern w:val="2"/>
              <w:sz w:val="21"/>
              <w:szCs w:val="22"/>
            </w:rPr>
          </w:pPr>
          <w:hyperlink w:anchor="_Toc127974525" w:history="1">
            <w:r w:rsidR="00511DD4" w:rsidRPr="004135A9">
              <w:rPr>
                <w:rStyle w:val="af2"/>
                <w:noProof/>
              </w:rPr>
              <w:t>3.1 スキャンアプリの機能</w:t>
            </w:r>
            <w:r w:rsidR="00511DD4">
              <w:rPr>
                <w:noProof/>
                <w:webHidden/>
              </w:rPr>
              <w:tab/>
            </w:r>
            <w:r w:rsidR="00511DD4">
              <w:rPr>
                <w:noProof/>
                <w:webHidden/>
              </w:rPr>
              <w:fldChar w:fldCharType="begin"/>
            </w:r>
            <w:r w:rsidR="00511DD4">
              <w:rPr>
                <w:noProof/>
                <w:webHidden/>
              </w:rPr>
              <w:instrText xml:space="preserve"> PAGEREF _Toc127974525 \h </w:instrText>
            </w:r>
            <w:r w:rsidR="00511DD4">
              <w:rPr>
                <w:noProof/>
                <w:webHidden/>
              </w:rPr>
            </w:r>
            <w:r w:rsidR="00511DD4">
              <w:rPr>
                <w:noProof/>
                <w:webHidden/>
              </w:rPr>
              <w:fldChar w:fldCharType="separate"/>
            </w:r>
            <w:r w:rsidR="00511DD4">
              <w:rPr>
                <w:noProof/>
                <w:webHidden/>
              </w:rPr>
              <w:t>9</w:t>
            </w:r>
            <w:r w:rsidR="00511DD4">
              <w:rPr>
                <w:noProof/>
                <w:webHidden/>
              </w:rPr>
              <w:fldChar w:fldCharType="end"/>
            </w:r>
          </w:hyperlink>
        </w:p>
        <w:p w14:paraId="7C3A0E61" w14:textId="54D2652D" w:rsidR="00511DD4" w:rsidRDefault="00331A6A">
          <w:pPr>
            <w:pStyle w:val="31"/>
            <w:tabs>
              <w:tab w:val="right" w:leader="dot" w:pos="8494"/>
            </w:tabs>
            <w:rPr>
              <w:noProof/>
              <w:kern w:val="2"/>
              <w:sz w:val="21"/>
              <w:szCs w:val="22"/>
            </w:rPr>
          </w:pPr>
          <w:hyperlink w:anchor="_Toc127974526" w:history="1">
            <w:r w:rsidR="00511DD4" w:rsidRPr="004135A9">
              <w:rPr>
                <w:rStyle w:val="af2"/>
                <w:noProof/>
              </w:rPr>
              <w:t>3.1.1 設定画面を表示する</w:t>
            </w:r>
            <w:r w:rsidR="00511DD4">
              <w:rPr>
                <w:noProof/>
                <w:webHidden/>
              </w:rPr>
              <w:tab/>
            </w:r>
            <w:r w:rsidR="00511DD4">
              <w:rPr>
                <w:noProof/>
                <w:webHidden/>
              </w:rPr>
              <w:fldChar w:fldCharType="begin"/>
            </w:r>
            <w:r w:rsidR="00511DD4">
              <w:rPr>
                <w:noProof/>
                <w:webHidden/>
              </w:rPr>
              <w:instrText xml:space="preserve"> PAGEREF _Toc127974526 \h </w:instrText>
            </w:r>
            <w:r w:rsidR="00511DD4">
              <w:rPr>
                <w:noProof/>
                <w:webHidden/>
              </w:rPr>
            </w:r>
            <w:r w:rsidR="00511DD4">
              <w:rPr>
                <w:noProof/>
                <w:webHidden/>
              </w:rPr>
              <w:fldChar w:fldCharType="separate"/>
            </w:r>
            <w:r w:rsidR="00511DD4">
              <w:rPr>
                <w:noProof/>
                <w:webHidden/>
              </w:rPr>
              <w:t>9</w:t>
            </w:r>
            <w:r w:rsidR="00511DD4">
              <w:rPr>
                <w:noProof/>
                <w:webHidden/>
              </w:rPr>
              <w:fldChar w:fldCharType="end"/>
            </w:r>
          </w:hyperlink>
        </w:p>
        <w:p w14:paraId="5A46AC7A" w14:textId="6E032259" w:rsidR="00511DD4" w:rsidRDefault="00331A6A">
          <w:pPr>
            <w:pStyle w:val="31"/>
            <w:tabs>
              <w:tab w:val="right" w:leader="dot" w:pos="8494"/>
            </w:tabs>
            <w:rPr>
              <w:noProof/>
              <w:kern w:val="2"/>
              <w:sz w:val="21"/>
              <w:szCs w:val="22"/>
            </w:rPr>
          </w:pPr>
          <w:hyperlink w:anchor="_Toc127974527" w:history="1">
            <w:r w:rsidR="00511DD4" w:rsidRPr="004135A9">
              <w:rPr>
                <w:rStyle w:val="af2"/>
                <w:noProof/>
              </w:rPr>
              <w:t>3.1.2 文書のスキャン機能を呼び出す</w:t>
            </w:r>
            <w:r w:rsidR="00511DD4">
              <w:rPr>
                <w:noProof/>
                <w:webHidden/>
              </w:rPr>
              <w:tab/>
            </w:r>
            <w:r w:rsidR="00511DD4">
              <w:rPr>
                <w:noProof/>
                <w:webHidden/>
              </w:rPr>
              <w:fldChar w:fldCharType="begin"/>
            </w:r>
            <w:r w:rsidR="00511DD4">
              <w:rPr>
                <w:noProof/>
                <w:webHidden/>
              </w:rPr>
              <w:instrText xml:space="preserve"> PAGEREF _Toc127974527 \h </w:instrText>
            </w:r>
            <w:r w:rsidR="00511DD4">
              <w:rPr>
                <w:noProof/>
                <w:webHidden/>
              </w:rPr>
            </w:r>
            <w:r w:rsidR="00511DD4">
              <w:rPr>
                <w:noProof/>
                <w:webHidden/>
              </w:rPr>
              <w:fldChar w:fldCharType="separate"/>
            </w:r>
            <w:r w:rsidR="00511DD4">
              <w:rPr>
                <w:noProof/>
                <w:webHidden/>
              </w:rPr>
              <w:t>9</w:t>
            </w:r>
            <w:r w:rsidR="00511DD4">
              <w:rPr>
                <w:noProof/>
                <w:webHidden/>
              </w:rPr>
              <w:fldChar w:fldCharType="end"/>
            </w:r>
          </w:hyperlink>
        </w:p>
        <w:p w14:paraId="6453AD4B" w14:textId="50BB6C66" w:rsidR="00511DD4" w:rsidRDefault="00331A6A">
          <w:pPr>
            <w:pStyle w:val="31"/>
            <w:tabs>
              <w:tab w:val="right" w:leader="dot" w:pos="8494"/>
            </w:tabs>
            <w:rPr>
              <w:noProof/>
              <w:kern w:val="2"/>
              <w:sz w:val="21"/>
              <w:szCs w:val="22"/>
            </w:rPr>
          </w:pPr>
          <w:hyperlink w:anchor="_Toc127974528" w:history="1">
            <w:r w:rsidR="00511DD4" w:rsidRPr="004135A9">
              <w:rPr>
                <w:rStyle w:val="af2"/>
                <w:noProof/>
              </w:rPr>
              <w:t>3.1.3 電子化文書に署名/暗号化/送信する</w:t>
            </w:r>
            <w:r w:rsidR="00511DD4">
              <w:rPr>
                <w:noProof/>
                <w:webHidden/>
              </w:rPr>
              <w:tab/>
            </w:r>
            <w:r w:rsidR="00511DD4">
              <w:rPr>
                <w:noProof/>
                <w:webHidden/>
              </w:rPr>
              <w:fldChar w:fldCharType="begin"/>
            </w:r>
            <w:r w:rsidR="00511DD4">
              <w:rPr>
                <w:noProof/>
                <w:webHidden/>
              </w:rPr>
              <w:instrText xml:space="preserve"> PAGEREF _Toc127974528 \h </w:instrText>
            </w:r>
            <w:r w:rsidR="00511DD4">
              <w:rPr>
                <w:noProof/>
                <w:webHidden/>
              </w:rPr>
            </w:r>
            <w:r w:rsidR="00511DD4">
              <w:rPr>
                <w:noProof/>
                <w:webHidden/>
              </w:rPr>
              <w:fldChar w:fldCharType="separate"/>
            </w:r>
            <w:r w:rsidR="00511DD4">
              <w:rPr>
                <w:noProof/>
                <w:webHidden/>
              </w:rPr>
              <w:t>9</w:t>
            </w:r>
            <w:r w:rsidR="00511DD4">
              <w:rPr>
                <w:noProof/>
                <w:webHidden/>
              </w:rPr>
              <w:fldChar w:fldCharType="end"/>
            </w:r>
          </w:hyperlink>
        </w:p>
        <w:p w14:paraId="792C0270" w14:textId="209D8DF4" w:rsidR="00511DD4" w:rsidRDefault="00331A6A">
          <w:pPr>
            <w:pStyle w:val="31"/>
            <w:tabs>
              <w:tab w:val="right" w:leader="dot" w:pos="8494"/>
            </w:tabs>
            <w:rPr>
              <w:noProof/>
              <w:kern w:val="2"/>
              <w:sz w:val="21"/>
              <w:szCs w:val="22"/>
            </w:rPr>
          </w:pPr>
          <w:hyperlink w:anchor="_Toc127974529" w:history="1">
            <w:r w:rsidR="00511DD4" w:rsidRPr="004135A9">
              <w:rPr>
                <w:rStyle w:val="af2"/>
                <w:noProof/>
              </w:rPr>
              <w:t>3.1.5 送信結果を表示する</w:t>
            </w:r>
            <w:r w:rsidR="00511DD4">
              <w:rPr>
                <w:noProof/>
                <w:webHidden/>
              </w:rPr>
              <w:tab/>
            </w:r>
            <w:r w:rsidR="00511DD4">
              <w:rPr>
                <w:noProof/>
                <w:webHidden/>
              </w:rPr>
              <w:fldChar w:fldCharType="begin"/>
            </w:r>
            <w:r w:rsidR="00511DD4">
              <w:rPr>
                <w:noProof/>
                <w:webHidden/>
              </w:rPr>
              <w:instrText xml:space="preserve"> PAGEREF _Toc127974529 \h </w:instrText>
            </w:r>
            <w:r w:rsidR="00511DD4">
              <w:rPr>
                <w:noProof/>
                <w:webHidden/>
              </w:rPr>
            </w:r>
            <w:r w:rsidR="00511DD4">
              <w:rPr>
                <w:noProof/>
                <w:webHidden/>
              </w:rPr>
              <w:fldChar w:fldCharType="separate"/>
            </w:r>
            <w:r w:rsidR="00511DD4">
              <w:rPr>
                <w:noProof/>
                <w:webHidden/>
              </w:rPr>
              <w:t>11</w:t>
            </w:r>
            <w:r w:rsidR="00511DD4">
              <w:rPr>
                <w:noProof/>
                <w:webHidden/>
              </w:rPr>
              <w:fldChar w:fldCharType="end"/>
            </w:r>
          </w:hyperlink>
        </w:p>
        <w:p w14:paraId="28668DFB" w14:textId="5A11F028" w:rsidR="00511DD4" w:rsidRDefault="00331A6A">
          <w:pPr>
            <w:pStyle w:val="31"/>
            <w:tabs>
              <w:tab w:val="right" w:leader="dot" w:pos="8494"/>
            </w:tabs>
            <w:rPr>
              <w:noProof/>
              <w:kern w:val="2"/>
              <w:sz w:val="21"/>
              <w:szCs w:val="22"/>
            </w:rPr>
          </w:pPr>
          <w:hyperlink w:anchor="_Toc127974530" w:history="1">
            <w:r w:rsidR="00511DD4" w:rsidRPr="004135A9">
              <w:rPr>
                <w:rStyle w:val="af2"/>
                <w:noProof/>
              </w:rPr>
              <w:t>3.1.6 DIDを生成/登録する</w:t>
            </w:r>
            <w:r w:rsidR="00511DD4">
              <w:rPr>
                <w:noProof/>
                <w:webHidden/>
              </w:rPr>
              <w:tab/>
            </w:r>
            <w:r w:rsidR="00511DD4">
              <w:rPr>
                <w:noProof/>
                <w:webHidden/>
              </w:rPr>
              <w:fldChar w:fldCharType="begin"/>
            </w:r>
            <w:r w:rsidR="00511DD4">
              <w:rPr>
                <w:noProof/>
                <w:webHidden/>
              </w:rPr>
              <w:instrText xml:space="preserve"> PAGEREF _Toc127974530 \h </w:instrText>
            </w:r>
            <w:r w:rsidR="00511DD4">
              <w:rPr>
                <w:noProof/>
                <w:webHidden/>
              </w:rPr>
            </w:r>
            <w:r w:rsidR="00511DD4">
              <w:rPr>
                <w:noProof/>
                <w:webHidden/>
              </w:rPr>
              <w:fldChar w:fldCharType="separate"/>
            </w:r>
            <w:r w:rsidR="00511DD4">
              <w:rPr>
                <w:noProof/>
                <w:webHidden/>
              </w:rPr>
              <w:t>11</w:t>
            </w:r>
            <w:r w:rsidR="00511DD4">
              <w:rPr>
                <w:noProof/>
                <w:webHidden/>
              </w:rPr>
              <w:fldChar w:fldCharType="end"/>
            </w:r>
          </w:hyperlink>
        </w:p>
        <w:p w14:paraId="0161A370" w14:textId="2B5EE50C" w:rsidR="00511DD4" w:rsidRDefault="00331A6A">
          <w:pPr>
            <w:pStyle w:val="25"/>
            <w:tabs>
              <w:tab w:val="right" w:leader="dot" w:pos="8494"/>
            </w:tabs>
            <w:rPr>
              <w:noProof/>
              <w:kern w:val="2"/>
              <w:sz w:val="21"/>
              <w:szCs w:val="22"/>
            </w:rPr>
          </w:pPr>
          <w:hyperlink w:anchor="_Toc127974531" w:history="1">
            <w:r w:rsidR="00511DD4" w:rsidRPr="004135A9">
              <w:rPr>
                <w:rStyle w:val="af2"/>
                <w:noProof/>
              </w:rPr>
              <w:t>3.2 文書管理システムの機能</w:t>
            </w:r>
            <w:r w:rsidR="00511DD4">
              <w:rPr>
                <w:noProof/>
                <w:webHidden/>
              </w:rPr>
              <w:tab/>
            </w:r>
            <w:r w:rsidR="00511DD4">
              <w:rPr>
                <w:noProof/>
                <w:webHidden/>
              </w:rPr>
              <w:fldChar w:fldCharType="begin"/>
            </w:r>
            <w:r w:rsidR="00511DD4">
              <w:rPr>
                <w:noProof/>
                <w:webHidden/>
              </w:rPr>
              <w:instrText xml:space="preserve"> PAGEREF _Toc127974531 \h </w:instrText>
            </w:r>
            <w:r w:rsidR="00511DD4">
              <w:rPr>
                <w:noProof/>
                <w:webHidden/>
              </w:rPr>
            </w:r>
            <w:r w:rsidR="00511DD4">
              <w:rPr>
                <w:noProof/>
                <w:webHidden/>
              </w:rPr>
              <w:fldChar w:fldCharType="separate"/>
            </w:r>
            <w:r w:rsidR="00511DD4">
              <w:rPr>
                <w:noProof/>
                <w:webHidden/>
              </w:rPr>
              <w:t>12</w:t>
            </w:r>
            <w:r w:rsidR="00511DD4">
              <w:rPr>
                <w:noProof/>
                <w:webHidden/>
              </w:rPr>
              <w:fldChar w:fldCharType="end"/>
            </w:r>
          </w:hyperlink>
        </w:p>
        <w:p w14:paraId="19C7BD95" w14:textId="7A2A3E40" w:rsidR="00511DD4" w:rsidRDefault="00331A6A">
          <w:pPr>
            <w:pStyle w:val="31"/>
            <w:tabs>
              <w:tab w:val="right" w:leader="dot" w:pos="8494"/>
            </w:tabs>
            <w:rPr>
              <w:noProof/>
              <w:kern w:val="2"/>
              <w:sz w:val="21"/>
              <w:szCs w:val="22"/>
            </w:rPr>
          </w:pPr>
          <w:hyperlink w:anchor="_Toc127974532" w:history="1">
            <w:r w:rsidR="00511DD4" w:rsidRPr="004135A9">
              <w:rPr>
                <w:rStyle w:val="af2"/>
                <w:noProof/>
              </w:rPr>
              <w:t>3.2.1 データを受信/復号/署名検証する</w:t>
            </w:r>
            <w:r w:rsidR="00511DD4">
              <w:rPr>
                <w:noProof/>
                <w:webHidden/>
              </w:rPr>
              <w:tab/>
            </w:r>
            <w:r w:rsidR="00511DD4">
              <w:rPr>
                <w:noProof/>
                <w:webHidden/>
              </w:rPr>
              <w:fldChar w:fldCharType="begin"/>
            </w:r>
            <w:r w:rsidR="00511DD4">
              <w:rPr>
                <w:noProof/>
                <w:webHidden/>
              </w:rPr>
              <w:instrText xml:space="preserve"> PAGEREF _Toc127974532 \h </w:instrText>
            </w:r>
            <w:r w:rsidR="00511DD4">
              <w:rPr>
                <w:noProof/>
                <w:webHidden/>
              </w:rPr>
            </w:r>
            <w:r w:rsidR="00511DD4">
              <w:rPr>
                <w:noProof/>
                <w:webHidden/>
              </w:rPr>
              <w:fldChar w:fldCharType="separate"/>
            </w:r>
            <w:r w:rsidR="00511DD4">
              <w:rPr>
                <w:noProof/>
                <w:webHidden/>
              </w:rPr>
              <w:t>13</w:t>
            </w:r>
            <w:r w:rsidR="00511DD4">
              <w:rPr>
                <w:noProof/>
                <w:webHidden/>
              </w:rPr>
              <w:fldChar w:fldCharType="end"/>
            </w:r>
          </w:hyperlink>
        </w:p>
        <w:p w14:paraId="1EC0B1F5" w14:textId="7C2BCB33" w:rsidR="00511DD4" w:rsidRDefault="00331A6A">
          <w:pPr>
            <w:pStyle w:val="31"/>
            <w:tabs>
              <w:tab w:val="right" w:leader="dot" w:pos="8494"/>
            </w:tabs>
            <w:rPr>
              <w:noProof/>
              <w:kern w:val="2"/>
              <w:sz w:val="21"/>
              <w:szCs w:val="22"/>
            </w:rPr>
          </w:pPr>
          <w:hyperlink w:anchor="_Toc127974533" w:history="1">
            <w:r w:rsidR="00511DD4" w:rsidRPr="004135A9">
              <w:rPr>
                <w:rStyle w:val="af2"/>
                <w:noProof/>
              </w:rPr>
              <w:t>3.2.2 受信データを文書として保存する</w:t>
            </w:r>
            <w:r w:rsidR="00511DD4">
              <w:rPr>
                <w:noProof/>
                <w:webHidden/>
              </w:rPr>
              <w:tab/>
            </w:r>
            <w:r w:rsidR="00511DD4">
              <w:rPr>
                <w:noProof/>
                <w:webHidden/>
              </w:rPr>
              <w:fldChar w:fldCharType="begin"/>
            </w:r>
            <w:r w:rsidR="00511DD4">
              <w:rPr>
                <w:noProof/>
                <w:webHidden/>
              </w:rPr>
              <w:instrText xml:space="preserve"> PAGEREF _Toc127974533 \h </w:instrText>
            </w:r>
            <w:r w:rsidR="00511DD4">
              <w:rPr>
                <w:noProof/>
                <w:webHidden/>
              </w:rPr>
            </w:r>
            <w:r w:rsidR="00511DD4">
              <w:rPr>
                <w:noProof/>
                <w:webHidden/>
              </w:rPr>
              <w:fldChar w:fldCharType="separate"/>
            </w:r>
            <w:r w:rsidR="00511DD4">
              <w:rPr>
                <w:noProof/>
                <w:webHidden/>
              </w:rPr>
              <w:t>13</w:t>
            </w:r>
            <w:r w:rsidR="00511DD4">
              <w:rPr>
                <w:noProof/>
                <w:webHidden/>
              </w:rPr>
              <w:fldChar w:fldCharType="end"/>
            </w:r>
          </w:hyperlink>
        </w:p>
        <w:p w14:paraId="6177C527" w14:textId="299FC0B9" w:rsidR="00511DD4" w:rsidRDefault="00331A6A">
          <w:pPr>
            <w:pStyle w:val="31"/>
            <w:tabs>
              <w:tab w:val="right" w:leader="dot" w:pos="8494"/>
            </w:tabs>
            <w:rPr>
              <w:noProof/>
              <w:kern w:val="2"/>
              <w:sz w:val="21"/>
              <w:szCs w:val="22"/>
            </w:rPr>
          </w:pPr>
          <w:hyperlink w:anchor="_Toc127974534" w:history="1">
            <w:r w:rsidR="00511DD4" w:rsidRPr="004135A9">
              <w:rPr>
                <w:rStyle w:val="af2"/>
                <w:noProof/>
              </w:rPr>
              <w:t>3.2.3 文書一覧を表示する</w:t>
            </w:r>
            <w:r w:rsidR="00511DD4">
              <w:rPr>
                <w:noProof/>
                <w:webHidden/>
              </w:rPr>
              <w:tab/>
            </w:r>
            <w:r w:rsidR="00511DD4">
              <w:rPr>
                <w:noProof/>
                <w:webHidden/>
              </w:rPr>
              <w:fldChar w:fldCharType="begin"/>
            </w:r>
            <w:r w:rsidR="00511DD4">
              <w:rPr>
                <w:noProof/>
                <w:webHidden/>
              </w:rPr>
              <w:instrText xml:space="preserve"> PAGEREF _Toc127974534 \h </w:instrText>
            </w:r>
            <w:r w:rsidR="00511DD4">
              <w:rPr>
                <w:noProof/>
                <w:webHidden/>
              </w:rPr>
            </w:r>
            <w:r w:rsidR="00511DD4">
              <w:rPr>
                <w:noProof/>
                <w:webHidden/>
              </w:rPr>
              <w:fldChar w:fldCharType="separate"/>
            </w:r>
            <w:r w:rsidR="00511DD4">
              <w:rPr>
                <w:noProof/>
                <w:webHidden/>
              </w:rPr>
              <w:t>13</w:t>
            </w:r>
            <w:r w:rsidR="00511DD4">
              <w:rPr>
                <w:noProof/>
                <w:webHidden/>
              </w:rPr>
              <w:fldChar w:fldCharType="end"/>
            </w:r>
          </w:hyperlink>
        </w:p>
        <w:p w14:paraId="4AD353C1" w14:textId="04026D4A" w:rsidR="00511DD4" w:rsidRDefault="00331A6A">
          <w:pPr>
            <w:pStyle w:val="31"/>
            <w:tabs>
              <w:tab w:val="right" w:leader="dot" w:pos="8494"/>
            </w:tabs>
            <w:rPr>
              <w:noProof/>
              <w:kern w:val="2"/>
              <w:sz w:val="21"/>
              <w:szCs w:val="22"/>
            </w:rPr>
          </w:pPr>
          <w:hyperlink w:anchor="_Toc127974535" w:history="1">
            <w:r w:rsidR="00511DD4" w:rsidRPr="004135A9">
              <w:rPr>
                <w:rStyle w:val="af2"/>
                <w:noProof/>
              </w:rPr>
              <w:t>3.2.4 文書を表示する</w:t>
            </w:r>
            <w:r w:rsidR="00511DD4">
              <w:rPr>
                <w:noProof/>
                <w:webHidden/>
              </w:rPr>
              <w:tab/>
            </w:r>
            <w:r w:rsidR="00511DD4">
              <w:rPr>
                <w:noProof/>
                <w:webHidden/>
              </w:rPr>
              <w:fldChar w:fldCharType="begin"/>
            </w:r>
            <w:r w:rsidR="00511DD4">
              <w:rPr>
                <w:noProof/>
                <w:webHidden/>
              </w:rPr>
              <w:instrText xml:space="preserve"> PAGEREF _Toc127974535 \h </w:instrText>
            </w:r>
            <w:r w:rsidR="00511DD4">
              <w:rPr>
                <w:noProof/>
                <w:webHidden/>
              </w:rPr>
            </w:r>
            <w:r w:rsidR="00511DD4">
              <w:rPr>
                <w:noProof/>
                <w:webHidden/>
              </w:rPr>
              <w:fldChar w:fldCharType="separate"/>
            </w:r>
            <w:r w:rsidR="00511DD4">
              <w:rPr>
                <w:noProof/>
                <w:webHidden/>
              </w:rPr>
              <w:t>14</w:t>
            </w:r>
            <w:r w:rsidR="00511DD4">
              <w:rPr>
                <w:noProof/>
                <w:webHidden/>
              </w:rPr>
              <w:fldChar w:fldCharType="end"/>
            </w:r>
          </w:hyperlink>
        </w:p>
        <w:p w14:paraId="2840E889" w14:textId="19090309" w:rsidR="00511DD4" w:rsidRDefault="00331A6A">
          <w:pPr>
            <w:pStyle w:val="31"/>
            <w:tabs>
              <w:tab w:val="right" w:leader="dot" w:pos="8494"/>
            </w:tabs>
            <w:rPr>
              <w:noProof/>
              <w:kern w:val="2"/>
              <w:sz w:val="21"/>
              <w:szCs w:val="22"/>
            </w:rPr>
          </w:pPr>
          <w:hyperlink w:anchor="_Toc127974536" w:history="1">
            <w:r w:rsidR="00511DD4" w:rsidRPr="004135A9">
              <w:rPr>
                <w:rStyle w:val="af2"/>
                <w:noProof/>
              </w:rPr>
              <w:t>3.2.5 文書を削除する</w:t>
            </w:r>
            <w:r w:rsidR="00511DD4">
              <w:rPr>
                <w:noProof/>
                <w:webHidden/>
              </w:rPr>
              <w:tab/>
            </w:r>
            <w:r w:rsidR="00511DD4">
              <w:rPr>
                <w:noProof/>
                <w:webHidden/>
              </w:rPr>
              <w:fldChar w:fldCharType="begin"/>
            </w:r>
            <w:r w:rsidR="00511DD4">
              <w:rPr>
                <w:noProof/>
                <w:webHidden/>
              </w:rPr>
              <w:instrText xml:space="preserve"> PAGEREF _Toc127974536 \h </w:instrText>
            </w:r>
            <w:r w:rsidR="00511DD4">
              <w:rPr>
                <w:noProof/>
                <w:webHidden/>
              </w:rPr>
            </w:r>
            <w:r w:rsidR="00511DD4">
              <w:rPr>
                <w:noProof/>
                <w:webHidden/>
              </w:rPr>
              <w:fldChar w:fldCharType="separate"/>
            </w:r>
            <w:r w:rsidR="00511DD4">
              <w:rPr>
                <w:noProof/>
                <w:webHidden/>
              </w:rPr>
              <w:t>14</w:t>
            </w:r>
            <w:r w:rsidR="00511DD4">
              <w:rPr>
                <w:noProof/>
                <w:webHidden/>
              </w:rPr>
              <w:fldChar w:fldCharType="end"/>
            </w:r>
          </w:hyperlink>
        </w:p>
        <w:p w14:paraId="5D2585F1" w14:textId="26BBDCD1" w:rsidR="00511DD4" w:rsidRDefault="00331A6A">
          <w:pPr>
            <w:pStyle w:val="31"/>
            <w:tabs>
              <w:tab w:val="right" w:leader="dot" w:pos="8494"/>
            </w:tabs>
            <w:rPr>
              <w:noProof/>
              <w:kern w:val="2"/>
              <w:sz w:val="21"/>
              <w:szCs w:val="22"/>
            </w:rPr>
          </w:pPr>
          <w:hyperlink w:anchor="_Toc127974537" w:history="1">
            <w:r w:rsidR="00511DD4" w:rsidRPr="004135A9">
              <w:rPr>
                <w:rStyle w:val="af2"/>
                <w:noProof/>
              </w:rPr>
              <w:t>3.2.6 ユーザ管理を行う</w:t>
            </w:r>
            <w:r w:rsidR="00511DD4">
              <w:rPr>
                <w:noProof/>
                <w:webHidden/>
              </w:rPr>
              <w:tab/>
            </w:r>
            <w:r w:rsidR="00511DD4">
              <w:rPr>
                <w:noProof/>
                <w:webHidden/>
              </w:rPr>
              <w:fldChar w:fldCharType="begin"/>
            </w:r>
            <w:r w:rsidR="00511DD4">
              <w:rPr>
                <w:noProof/>
                <w:webHidden/>
              </w:rPr>
              <w:instrText xml:space="preserve"> PAGEREF _Toc127974537 \h </w:instrText>
            </w:r>
            <w:r w:rsidR="00511DD4">
              <w:rPr>
                <w:noProof/>
                <w:webHidden/>
              </w:rPr>
            </w:r>
            <w:r w:rsidR="00511DD4">
              <w:rPr>
                <w:noProof/>
                <w:webHidden/>
              </w:rPr>
              <w:fldChar w:fldCharType="separate"/>
            </w:r>
            <w:r w:rsidR="00511DD4">
              <w:rPr>
                <w:noProof/>
                <w:webHidden/>
              </w:rPr>
              <w:t>15</w:t>
            </w:r>
            <w:r w:rsidR="00511DD4">
              <w:rPr>
                <w:noProof/>
                <w:webHidden/>
              </w:rPr>
              <w:fldChar w:fldCharType="end"/>
            </w:r>
          </w:hyperlink>
        </w:p>
        <w:p w14:paraId="039054E8" w14:textId="2C85D946" w:rsidR="00511DD4" w:rsidRDefault="00331A6A">
          <w:pPr>
            <w:pStyle w:val="31"/>
            <w:tabs>
              <w:tab w:val="right" w:leader="dot" w:pos="8494"/>
            </w:tabs>
            <w:rPr>
              <w:noProof/>
              <w:kern w:val="2"/>
              <w:sz w:val="21"/>
              <w:szCs w:val="22"/>
            </w:rPr>
          </w:pPr>
          <w:hyperlink w:anchor="_Toc127974538" w:history="1">
            <w:r w:rsidR="00511DD4" w:rsidRPr="004135A9">
              <w:rPr>
                <w:rStyle w:val="af2"/>
                <w:noProof/>
              </w:rPr>
              <w:t>3.2.7 DIDを生成する</w:t>
            </w:r>
            <w:r w:rsidR="00511DD4">
              <w:rPr>
                <w:noProof/>
                <w:webHidden/>
              </w:rPr>
              <w:tab/>
            </w:r>
            <w:r w:rsidR="00511DD4">
              <w:rPr>
                <w:noProof/>
                <w:webHidden/>
              </w:rPr>
              <w:fldChar w:fldCharType="begin"/>
            </w:r>
            <w:r w:rsidR="00511DD4">
              <w:rPr>
                <w:noProof/>
                <w:webHidden/>
              </w:rPr>
              <w:instrText xml:space="preserve"> PAGEREF _Toc127974538 \h </w:instrText>
            </w:r>
            <w:r w:rsidR="00511DD4">
              <w:rPr>
                <w:noProof/>
                <w:webHidden/>
              </w:rPr>
            </w:r>
            <w:r w:rsidR="00511DD4">
              <w:rPr>
                <w:noProof/>
                <w:webHidden/>
              </w:rPr>
              <w:fldChar w:fldCharType="separate"/>
            </w:r>
            <w:r w:rsidR="00511DD4">
              <w:rPr>
                <w:noProof/>
                <w:webHidden/>
              </w:rPr>
              <w:t>15</w:t>
            </w:r>
            <w:r w:rsidR="00511DD4">
              <w:rPr>
                <w:noProof/>
                <w:webHidden/>
              </w:rPr>
              <w:fldChar w:fldCharType="end"/>
            </w:r>
          </w:hyperlink>
        </w:p>
        <w:p w14:paraId="53160067" w14:textId="1F3ED2D7" w:rsidR="00511DD4" w:rsidRDefault="00331A6A">
          <w:pPr>
            <w:pStyle w:val="11"/>
            <w:tabs>
              <w:tab w:val="left" w:pos="400"/>
              <w:tab w:val="right" w:leader="dot" w:pos="8494"/>
            </w:tabs>
            <w:rPr>
              <w:noProof/>
              <w:kern w:val="2"/>
              <w:sz w:val="21"/>
              <w:szCs w:val="22"/>
            </w:rPr>
          </w:pPr>
          <w:hyperlink w:anchor="_Toc127974539" w:history="1">
            <w:r w:rsidR="00511DD4" w:rsidRPr="004135A9">
              <w:rPr>
                <w:rStyle w:val="af2"/>
                <w:noProof/>
              </w:rPr>
              <w:t>4.</w:t>
            </w:r>
            <w:r w:rsidR="00511DD4">
              <w:rPr>
                <w:noProof/>
                <w:kern w:val="2"/>
                <w:sz w:val="21"/>
                <w:szCs w:val="22"/>
              </w:rPr>
              <w:tab/>
            </w:r>
            <w:r w:rsidR="00511DD4" w:rsidRPr="004135A9">
              <w:rPr>
                <w:rStyle w:val="af2"/>
                <w:noProof/>
              </w:rPr>
              <w:t>画面遷移</w:t>
            </w:r>
            <w:r w:rsidR="00511DD4">
              <w:rPr>
                <w:noProof/>
                <w:webHidden/>
              </w:rPr>
              <w:tab/>
            </w:r>
            <w:r w:rsidR="00511DD4">
              <w:rPr>
                <w:noProof/>
                <w:webHidden/>
              </w:rPr>
              <w:fldChar w:fldCharType="begin"/>
            </w:r>
            <w:r w:rsidR="00511DD4">
              <w:rPr>
                <w:noProof/>
                <w:webHidden/>
              </w:rPr>
              <w:instrText xml:space="preserve"> PAGEREF _Toc127974539 \h </w:instrText>
            </w:r>
            <w:r w:rsidR="00511DD4">
              <w:rPr>
                <w:noProof/>
                <w:webHidden/>
              </w:rPr>
            </w:r>
            <w:r w:rsidR="00511DD4">
              <w:rPr>
                <w:noProof/>
                <w:webHidden/>
              </w:rPr>
              <w:fldChar w:fldCharType="separate"/>
            </w:r>
            <w:r w:rsidR="00511DD4">
              <w:rPr>
                <w:noProof/>
                <w:webHidden/>
              </w:rPr>
              <w:t>16</w:t>
            </w:r>
            <w:r w:rsidR="00511DD4">
              <w:rPr>
                <w:noProof/>
                <w:webHidden/>
              </w:rPr>
              <w:fldChar w:fldCharType="end"/>
            </w:r>
          </w:hyperlink>
        </w:p>
        <w:p w14:paraId="0E1A4B22" w14:textId="512AA7EB" w:rsidR="00511DD4" w:rsidRDefault="00331A6A">
          <w:pPr>
            <w:pStyle w:val="25"/>
            <w:tabs>
              <w:tab w:val="right" w:leader="dot" w:pos="8494"/>
            </w:tabs>
            <w:rPr>
              <w:noProof/>
              <w:kern w:val="2"/>
              <w:sz w:val="21"/>
              <w:szCs w:val="22"/>
            </w:rPr>
          </w:pPr>
          <w:hyperlink w:anchor="_Toc127974540" w:history="1">
            <w:r w:rsidR="00511DD4" w:rsidRPr="004135A9">
              <w:rPr>
                <w:rStyle w:val="af2"/>
                <w:noProof/>
              </w:rPr>
              <w:t>4.1 スキャンアプリの画面遷移</w:t>
            </w:r>
            <w:r w:rsidR="00511DD4">
              <w:rPr>
                <w:noProof/>
                <w:webHidden/>
              </w:rPr>
              <w:tab/>
            </w:r>
            <w:r w:rsidR="00511DD4">
              <w:rPr>
                <w:noProof/>
                <w:webHidden/>
              </w:rPr>
              <w:fldChar w:fldCharType="begin"/>
            </w:r>
            <w:r w:rsidR="00511DD4">
              <w:rPr>
                <w:noProof/>
                <w:webHidden/>
              </w:rPr>
              <w:instrText xml:space="preserve"> PAGEREF _Toc127974540 \h </w:instrText>
            </w:r>
            <w:r w:rsidR="00511DD4">
              <w:rPr>
                <w:noProof/>
                <w:webHidden/>
              </w:rPr>
            </w:r>
            <w:r w:rsidR="00511DD4">
              <w:rPr>
                <w:noProof/>
                <w:webHidden/>
              </w:rPr>
              <w:fldChar w:fldCharType="separate"/>
            </w:r>
            <w:r w:rsidR="00511DD4">
              <w:rPr>
                <w:noProof/>
                <w:webHidden/>
              </w:rPr>
              <w:t>16</w:t>
            </w:r>
            <w:r w:rsidR="00511DD4">
              <w:rPr>
                <w:noProof/>
                <w:webHidden/>
              </w:rPr>
              <w:fldChar w:fldCharType="end"/>
            </w:r>
          </w:hyperlink>
        </w:p>
        <w:p w14:paraId="21C1176B" w14:textId="077C6C0C" w:rsidR="00511DD4" w:rsidRDefault="00331A6A">
          <w:pPr>
            <w:pStyle w:val="25"/>
            <w:tabs>
              <w:tab w:val="right" w:leader="dot" w:pos="8494"/>
            </w:tabs>
            <w:rPr>
              <w:noProof/>
              <w:kern w:val="2"/>
              <w:sz w:val="21"/>
              <w:szCs w:val="22"/>
            </w:rPr>
          </w:pPr>
          <w:hyperlink w:anchor="_Toc127974541" w:history="1">
            <w:r w:rsidR="00511DD4" w:rsidRPr="004135A9">
              <w:rPr>
                <w:rStyle w:val="af2"/>
                <w:noProof/>
              </w:rPr>
              <w:t>4.2 文書管理システムの画面遷移</w:t>
            </w:r>
            <w:r w:rsidR="00511DD4">
              <w:rPr>
                <w:noProof/>
                <w:webHidden/>
              </w:rPr>
              <w:tab/>
            </w:r>
            <w:r w:rsidR="00511DD4">
              <w:rPr>
                <w:noProof/>
                <w:webHidden/>
              </w:rPr>
              <w:fldChar w:fldCharType="begin"/>
            </w:r>
            <w:r w:rsidR="00511DD4">
              <w:rPr>
                <w:noProof/>
                <w:webHidden/>
              </w:rPr>
              <w:instrText xml:space="preserve"> PAGEREF _Toc127974541 \h </w:instrText>
            </w:r>
            <w:r w:rsidR="00511DD4">
              <w:rPr>
                <w:noProof/>
                <w:webHidden/>
              </w:rPr>
            </w:r>
            <w:r w:rsidR="00511DD4">
              <w:rPr>
                <w:noProof/>
                <w:webHidden/>
              </w:rPr>
              <w:fldChar w:fldCharType="separate"/>
            </w:r>
            <w:r w:rsidR="00511DD4">
              <w:rPr>
                <w:noProof/>
                <w:webHidden/>
              </w:rPr>
              <w:t>16</w:t>
            </w:r>
            <w:r w:rsidR="00511DD4">
              <w:rPr>
                <w:noProof/>
                <w:webHidden/>
              </w:rPr>
              <w:fldChar w:fldCharType="end"/>
            </w:r>
          </w:hyperlink>
        </w:p>
        <w:p w14:paraId="07AC22F7" w14:textId="690D4BC3" w:rsidR="00511DD4" w:rsidRDefault="00331A6A">
          <w:pPr>
            <w:pStyle w:val="11"/>
            <w:tabs>
              <w:tab w:val="left" w:pos="400"/>
              <w:tab w:val="right" w:leader="dot" w:pos="8494"/>
            </w:tabs>
            <w:rPr>
              <w:noProof/>
              <w:kern w:val="2"/>
              <w:sz w:val="21"/>
              <w:szCs w:val="22"/>
            </w:rPr>
          </w:pPr>
          <w:hyperlink w:anchor="_Toc127974542" w:history="1">
            <w:r w:rsidR="00511DD4" w:rsidRPr="004135A9">
              <w:rPr>
                <w:rStyle w:val="af2"/>
                <w:noProof/>
              </w:rPr>
              <w:t>5.</w:t>
            </w:r>
            <w:r w:rsidR="00511DD4">
              <w:rPr>
                <w:noProof/>
                <w:kern w:val="2"/>
                <w:sz w:val="21"/>
                <w:szCs w:val="22"/>
              </w:rPr>
              <w:tab/>
            </w:r>
            <w:r w:rsidR="00511DD4" w:rsidRPr="004135A9">
              <w:rPr>
                <w:rStyle w:val="af2"/>
                <w:noProof/>
              </w:rPr>
              <w:t>画面構成</w:t>
            </w:r>
            <w:r w:rsidR="00511DD4">
              <w:rPr>
                <w:noProof/>
                <w:webHidden/>
              </w:rPr>
              <w:tab/>
            </w:r>
            <w:r w:rsidR="00511DD4">
              <w:rPr>
                <w:noProof/>
                <w:webHidden/>
              </w:rPr>
              <w:fldChar w:fldCharType="begin"/>
            </w:r>
            <w:r w:rsidR="00511DD4">
              <w:rPr>
                <w:noProof/>
                <w:webHidden/>
              </w:rPr>
              <w:instrText xml:space="preserve"> PAGEREF _Toc127974542 \h </w:instrText>
            </w:r>
            <w:r w:rsidR="00511DD4">
              <w:rPr>
                <w:noProof/>
                <w:webHidden/>
              </w:rPr>
            </w:r>
            <w:r w:rsidR="00511DD4">
              <w:rPr>
                <w:noProof/>
                <w:webHidden/>
              </w:rPr>
              <w:fldChar w:fldCharType="separate"/>
            </w:r>
            <w:r w:rsidR="00511DD4">
              <w:rPr>
                <w:noProof/>
                <w:webHidden/>
              </w:rPr>
              <w:t>17</w:t>
            </w:r>
            <w:r w:rsidR="00511DD4">
              <w:rPr>
                <w:noProof/>
                <w:webHidden/>
              </w:rPr>
              <w:fldChar w:fldCharType="end"/>
            </w:r>
          </w:hyperlink>
        </w:p>
        <w:p w14:paraId="71C60EF5" w14:textId="1A583E95" w:rsidR="00511DD4" w:rsidRDefault="00331A6A">
          <w:pPr>
            <w:pStyle w:val="25"/>
            <w:tabs>
              <w:tab w:val="right" w:leader="dot" w:pos="8494"/>
            </w:tabs>
            <w:rPr>
              <w:noProof/>
              <w:kern w:val="2"/>
              <w:sz w:val="21"/>
              <w:szCs w:val="22"/>
            </w:rPr>
          </w:pPr>
          <w:hyperlink w:anchor="_Toc127974543" w:history="1">
            <w:r w:rsidR="00511DD4" w:rsidRPr="004135A9">
              <w:rPr>
                <w:rStyle w:val="af2"/>
                <w:noProof/>
              </w:rPr>
              <w:t>5.1 スキャンアプリの画面構成</w:t>
            </w:r>
            <w:r w:rsidR="00511DD4">
              <w:rPr>
                <w:noProof/>
                <w:webHidden/>
              </w:rPr>
              <w:tab/>
            </w:r>
            <w:r w:rsidR="00511DD4">
              <w:rPr>
                <w:noProof/>
                <w:webHidden/>
              </w:rPr>
              <w:fldChar w:fldCharType="begin"/>
            </w:r>
            <w:r w:rsidR="00511DD4">
              <w:rPr>
                <w:noProof/>
                <w:webHidden/>
              </w:rPr>
              <w:instrText xml:space="preserve"> PAGEREF _Toc127974543 \h </w:instrText>
            </w:r>
            <w:r w:rsidR="00511DD4">
              <w:rPr>
                <w:noProof/>
                <w:webHidden/>
              </w:rPr>
            </w:r>
            <w:r w:rsidR="00511DD4">
              <w:rPr>
                <w:noProof/>
                <w:webHidden/>
              </w:rPr>
              <w:fldChar w:fldCharType="separate"/>
            </w:r>
            <w:r w:rsidR="00511DD4">
              <w:rPr>
                <w:noProof/>
                <w:webHidden/>
              </w:rPr>
              <w:t>17</w:t>
            </w:r>
            <w:r w:rsidR="00511DD4">
              <w:rPr>
                <w:noProof/>
                <w:webHidden/>
              </w:rPr>
              <w:fldChar w:fldCharType="end"/>
            </w:r>
          </w:hyperlink>
        </w:p>
        <w:p w14:paraId="5638B3CE" w14:textId="346F6466" w:rsidR="00511DD4" w:rsidRDefault="00331A6A">
          <w:pPr>
            <w:pStyle w:val="31"/>
            <w:tabs>
              <w:tab w:val="right" w:leader="dot" w:pos="8494"/>
            </w:tabs>
            <w:rPr>
              <w:noProof/>
              <w:kern w:val="2"/>
              <w:sz w:val="21"/>
              <w:szCs w:val="22"/>
            </w:rPr>
          </w:pPr>
          <w:hyperlink w:anchor="_Toc127974544" w:history="1">
            <w:r w:rsidR="00511DD4" w:rsidRPr="004135A9">
              <w:rPr>
                <w:rStyle w:val="af2"/>
                <w:noProof/>
              </w:rPr>
              <w:t>5.1.1 設定画面</w:t>
            </w:r>
            <w:r w:rsidR="00511DD4">
              <w:rPr>
                <w:noProof/>
                <w:webHidden/>
              </w:rPr>
              <w:tab/>
            </w:r>
            <w:r w:rsidR="00511DD4">
              <w:rPr>
                <w:noProof/>
                <w:webHidden/>
              </w:rPr>
              <w:fldChar w:fldCharType="begin"/>
            </w:r>
            <w:r w:rsidR="00511DD4">
              <w:rPr>
                <w:noProof/>
                <w:webHidden/>
              </w:rPr>
              <w:instrText xml:space="preserve"> PAGEREF _Toc127974544 \h </w:instrText>
            </w:r>
            <w:r w:rsidR="00511DD4">
              <w:rPr>
                <w:noProof/>
                <w:webHidden/>
              </w:rPr>
            </w:r>
            <w:r w:rsidR="00511DD4">
              <w:rPr>
                <w:noProof/>
                <w:webHidden/>
              </w:rPr>
              <w:fldChar w:fldCharType="separate"/>
            </w:r>
            <w:r w:rsidR="00511DD4">
              <w:rPr>
                <w:noProof/>
                <w:webHidden/>
              </w:rPr>
              <w:t>17</w:t>
            </w:r>
            <w:r w:rsidR="00511DD4">
              <w:rPr>
                <w:noProof/>
                <w:webHidden/>
              </w:rPr>
              <w:fldChar w:fldCharType="end"/>
            </w:r>
          </w:hyperlink>
        </w:p>
        <w:p w14:paraId="5856C7C4" w14:textId="24F4DFF6" w:rsidR="00511DD4" w:rsidRDefault="00331A6A">
          <w:pPr>
            <w:pStyle w:val="31"/>
            <w:tabs>
              <w:tab w:val="right" w:leader="dot" w:pos="8494"/>
            </w:tabs>
            <w:rPr>
              <w:noProof/>
              <w:kern w:val="2"/>
              <w:sz w:val="21"/>
              <w:szCs w:val="22"/>
            </w:rPr>
          </w:pPr>
          <w:hyperlink w:anchor="_Toc127974545" w:history="1">
            <w:r w:rsidR="00511DD4" w:rsidRPr="004135A9">
              <w:rPr>
                <w:rStyle w:val="af2"/>
                <w:noProof/>
              </w:rPr>
              <w:t>5.1.2 スキャン設定画面</w:t>
            </w:r>
            <w:r w:rsidR="00511DD4">
              <w:rPr>
                <w:noProof/>
                <w:webHidden/>
              </w:rPr>
              <w:tab/>
            </w:r>
            <w:r w:rsidR="00511DD4">
              <w:rPr>
                <w:noProof/>
                <w:webHidden/>
              </w:rPr>
              <w:fldChar w:fldCharType="begin"/>
            </w:r>
            <w:r w:rsidR="00511DD4">
              <w:rPr>
                <w:noProof/>
                <w:webHidden/>
              </w:rPr>
              <w:instrText xml:space="preserve"> PAGEREF _Toc127974545 \h </w:instrText>
            </w:r>
            <w:r w:rsidR="00511DD4">
              <w:rPr>
                <w:noProof/>
                <w:webHidden/>
              </w:rPr>
            </w:r>
            <w:r w:rsidR="00511DD4">
              <w:rPr>
                <w:noProof/>
                <w:webHidden/>
              </w:rPr>
              <w:fldChar w:fldCharType="separate"/>
            </w:r>
            <w:r w:rsidR="00511DD4">
              <w:rPr>
                <w:noProof/>
                <w:webHidden/>
              </w:rPr>
              <w:t>17</w:t>
            </w:r>
            <w:r w:rsidR="00511DD4">
              <w:rPr>
                <w:noProof/>
                <w:webHidden/>
              </w:rPr>
              <w:fldChar w:fldCharType="end"/>
            </w:r>
          </w:hyperlink>
        </w:p>
        <w:p w14:paraId="143A938E" w14:textId="6A847D59" w:rsidR="00511DD4" w:rsidRDefault="00331A6A">
          <w:pPr>
            <w:pStyle w:val="31"/>
            <w:tabs>
              <w:tab w:val="right" w:leader="dot" w:pos="8494"/>
            </w:tabs>
            <w:rPr>
              <w:noProof/>
              <w:kern w:val="2"/>
              <w:sz w:val="21"/>
              <w:szCs w:val="22"/>
            </w:rPr>
          </w:pPr>
          <w:hyperlink w:anchor="_Toc127974546" w:history="1">
            <w:r w:rsidR="00511DD4" w:rsidRPr="004135A9">
              <w:rPr>
                <w:rStyle w:val="af2"/>
                <w:noProof/>
              </w:rPr>
              <w:t>5.1.3 スキャン実行中画面</w:t>
            </w:r>
            <w:r w:rsidR="00511DD4">
              <w:rPr>
                <w:noProof/>
                <w:webHidden/>
              </w:rPr>
              <w:tab/>
            </w:r>
            <w:r w:rsidR="00511DD4">
              <w:rPr>
                <w:noProof/>
                <w:webHidden/>
              </w:rPr>
              <w:fldChar w:fldCharType="begin"/>
            </w:r>
            <w:r w:rsidR="00511DD4">
              <w:rPr>
                <w:noProof/>
                <w:webHidden/>
              </w:rPr>
              <w:instrText xml:space="preserve"> PAGEREF _Toc127974546 \h </w:instrText>
            </w:r>
            <w:r w:rsidR="00511DD4">
              <w:rPr>
                <w:noProof/>
                <w:webHidden/>
              </w:rPr>
            </w:r>
            <w:r w:rsidR="00511DD4">
              <w:rPr>
                <w:noProof/>
                <w:webHidden/>
              </w:rPr>
              <w:fldChar w:fldCharType="separate"/>
            </w:r>
            <w:r w:rsidR="00511DD4">
              <w:rPr>
                <w:noProof/>
                <w:webHidden/>
              </w:rPr>
              <w:t>18</w:t>
            </w:r>
            <w:r w:rsidR="00511DD4">
              <w:rPr>
                <w:noProof/>
                <w:webHidden/>
              </w:rPr>
              <w:fldChar w:fldCharType="end"/>
            </w:r>
          </w:hyperlink>
        </w:p>
        <w:p w14:paraId="263B70E6" w14:textId="425B1102" w:rsidR="00511DD4" w:rsidRDefault="00331A6A">
          <w:pPr>
            <w:pStyle w:val="31"/>
            <w:tabs>
              <w:tab w:val="right" w:leader="dot" w:pos="8494"/>
            </w:tabs>
            <w:rPr>
              <w:noProof/>
              <w:kern w:val="2"/>
              <w:sz w:val="21"/>
              <w:szCs w:val="22"/>
            </w:rPr>
          </w:pPr>
          <w:hyperlink w:anchor="_Toc127974547" w:history="1">
            <w:r w:rsidR="00511DD4" w:rsidRPr="004135A9">
              <w:rPr>
                <w:rStyle w:val="af2"/>
                <w:noProof/>
              </w:rPr>
              <w:t>5.1.4 送信中画面</w:t>
            </w:r>
            <w:r w:rsidR="00511DD4">
              <w:rPr>
                <w:noProof/>
                <w:webHidden/>
              </w:rPr>
              <w:tab/>
            </w:r>
            <w:r w:rsidR="00511DD4">
              <w:rPr>
                <w:noProof/>
                <w:webHidden/>
              </w:rPr>
              <w:fldChar w:fldCharType="begin"/>
            </w:r>
            <w:r w:rsidR="00511DD4">
              <w:rPr>
                <w:noProof/>
                <w:webHidden/>
              </w:rPr>
              <w:instrText xml:space="preserve"> PAGEREF _Toc127974547 \h </w:instrText>
            </w:r>
            <w:r w:rsidR="00511DD4">
              <w:rPr>
                <w:noProof/>
                <w:webHidden/>
              </w:rPr>
            </w:r>
            <w:r w:rsidR="00511DD4">
              <w:rPr>
                <w:noProof/>
                <w:webHidden/>
              </w:rPr>
              <w:fldChar w:fldCharType="separate"/>
            </w:r>
            <w:r w:rsidR="00511DD4">
              <w:rPr>
                <w:noProof/>
                <w:webHidden/>
              </w:rPr>
              <w:t>19</w:t>
            </w:r>
            <w:r w:rsidR="00511DD4">
              <w:rPr>
                <w:noProof/>
                <w:webHidden/>
              </w:rPr>
              <w:fldChar w:fldCharType="end"/>
            </w:r>
          </w:hyperlink>
        </w:p>
        <w:p w14:paraId="5166F7E1" w14:textId="3C55BEAC" w:rsidR="00511DD4" w:rsidRDefault="00331A6A">
          <w:pPr>
            <w:pStyle w:val="31"/>
            <w:tabs>
              <w:tab w:val="right" w:leader="dot" w:pos="8494"/>
            </w:tabs>
            <w:rPr>
              <w:noProof/>
              <w:kern w:val="2"/>
              <w:sz w:val="21"/>
              <w:szCs w:val="22"/>
            </w:rPr>
          </w:pPr>
          <w:hyperlink w:anchor="_Toc127974548" w:history="1">
            <w:r w:rsidR="00511DD4" w:rsidRPr="004135A9">
              <w:rPr>
                <w:rStyle w:val="af2"/>
                <w:noProof/>
              </w:rPr>
              <w:t>5.1.5 実行結果画面</w:t>
            </w:r>
            <w:r w:rsidR="00511DD4">
              <w:rPr>
                <w:noProof/>
                <w:webHidden/>
              </w:rPr>
              <w:tab/>
            </w:r>
            <w:r w:rsidR="00511DD4">
              <w:rPr>
                <w:noProof/>
                <w:webHidden/>
              </w:rPr>
              <w:fldChar w:fldCharType="begin"/>
            </w:r>
            <w:r w:rsidR="00511DD4">
              <w:rPr>
                <w:noProof/>
                <w:webHidden/>
              </w:rPr>
              <w:instrText xml:space="preserve"> PAGEREF _Toc127974548 \h </w:instrText>
            </w:r>
            <w:r w:rsidR="00511DD4">
              <w:rPr>
                <w:noProof/>
                <w:webHidden/>
              </w:rPr>
            </w:r>
            <w:r w:rsidR="00511DD4">
              <w:rPr>
                <w:noProof/>
                <w:webHidden/>
              </w:rPr>
              <w:fldChar w:fldCharType="separate"/>
            </w:r>
            <w:r w:rsidR="00511DD4">
              <w:rPr>
                <w:noProof/>
                <w:webHidden/>
              </w:rPr>
              <w:t>19</w:t>
            </w:r>
            <w:r w:rsidR="00511DD4">
              <w:rPr>
                <w:noProof/>
                <w:webHidden/>
              </w:rPr>
              <w:fldChar w:fldCharType="end"/>
            </w:r>
          </w:hyperlink>
        </w:p>
        <w:p w14:paraId="764041C9" w14:textId="7BDBD634" w:rsidR="00511DD4" w:rsidRDefault="00331A6A">
          <w:pPr>
            <w:pStyle w:val="25"/>
            <w:tabs>
              <w:tab w:val="right" w:leader="dot" w:pos="8494"/>
            </w:tabs>
            <w:rPr>
              <w:noProof/>
              <w:kern w:val="2"/>
              <w:sz w:val="21"/>
              <w:szCs w:val="22"/>
            </w:rPr>
          </w:pPr>
          <w:hyperlink w:anchor="_Toc127974549" w:history="1">
            <w:r w:rsidR="00511DD4" w:rsidRPr="004135A9">
              <w:rPr>
                <w:rStyle w:val="af2"/>
                <w:noProof/>
              </w:rPr>
              <w:t>5.2 文書管理システムの画面構成</w:t>
            </w:r>
            <w:r w:rsidR="00511DD4">
              <w:rPr>
                <w:noProof/>
                <w:webHidden/>
              </w:rPr>
              <w:tab/>
            </w:r>
            <w:r w:rsidR="00511DD4">
              <w:rPr>
                <w:noProof/>
                <w:webHidden/>
              </w:rPr>
              <w:fldChar w:fldCharType="begin"/>
            </w:r>
            <w:r w:rsidR="00511DD4">
              <w:rPr>
                <w:noProof/>
                <w:webHidden/>
              </w:rPr>
              <w:instrText xml:space="preserve"> PAGEREF _Toc127974549 \h </w:instrText>
            </w:r>
            <w:r w:rsidR="00511DD4">
              <w:rPr>
                <w:noProof/>
                <w:webHidden/>
              </w:rPr>
            </w:r>
            <w:r w:rsidR="00511DD4">
              <w:rPr>
                <w:noProof/>
                <w:webHidden/>
              </w:rPr>
              <w:fldChar w:fldCharType="separate"/>
            </w:r>
            <w:r w:rsidR="00511DD4">
              <w:rPr>
                <w:noProof/>
                <w:webHidden/>
              </w:rPr>
              <w:t>20</w:t>
            </w:r>
            <w:r w:rsidR="00511DD4">
              <w:rPr>
                <w:noProof/>
                <w:webHidden/>
              </w:rPr>
              <w:fldChar w:fldCharType="end"/>
            </w:r>
          </w:hyperlink>
        </w:p>
        <w:p w14:paraId="1A28AE10" w14:textId="37E863DC" w:rsidR="00511DD4" w:rsidRDefault="00331A6A">
          <w:pPr>
            <w:pStyle w:val="31"/>
            <w:tabs>
              <w:tab w:val="right" w:leader="dot" w:pos="8494"/>
            </w:tabs>
            <w:rPr>
              <w:noProof/>
              <w:kern w:val="2"/>
              <w:sz w:val="21"/>
              <w:szCs w:val="22"/>
            </w:rPr>
          </w:pPr>
          <w:hyperlink w:anchor="_Toc127974550" w:history="1">
            <w:r w:rsidR="00511DD4" w:rsidRPr="004135A9">
              <w:rPr>
                <w:rStyle w:val="af2"/>
                <w:noProof/>
              </w:rPr>
              <w:t>5.2.1 ログイン画面</w:t>
            </w:r>
            <w:r w:rsidR="00511DD4">
              <w:rPr>
                <w:noProof/>
                <w:webHidden/>
              </w:rPr>
              <w:tab/>
            </w:r>
            <w:r w:rsidR="00511DD4">
              <w:rPr>
                <w:noProof/>
                <w:webHidden/>
              </w:rPr>
              <w:fldChar w:fldCharType="begin"/>
            </w:r>
            <w:r w:rsidR="00511DD4">
              <w:rPr>
                <w:noProof/>
                <w:webHidden/>
              </w:rPr>
              <w:instrText xml:space="preserve"> PAGEREF _Toc127974550 \h </w:instrText>
            </w:r>
            <w:r w:rsidR="00511DD4">
              <w:rPr>
                <w:noProof/>
                <w:webHidden/>
              </w:rPr>
            </w:r>
            <w:r w:rsidR="00511DD4">
              <w:rPr>
                <w:noProof/>
                <w:webHidden/>
              </w:rPr>
              <w:fldChar w:fldCharType="separate"/>
            </w:r>
            <w:r w:rsidR="00511DD4">
              <w:rPr>
                <w:noProof/>
                <w:webHidden/>
              </w:rPr>
              <w:t>20</w:t>
            </w:r>
            <w:r w:rsidR="00511DD4">
              <w:rPr>
                <w:noProof/>
                <w:webHidden/>
              </w:rPr>
              <w:fldChar w:fldCharType="end"/>
            </w:r>
          </w:hyperlink>
        </w:p>
        <w:p w14:paraId="25AA60F9" w14:textId="7BF9F2B2" w:rsidR="00511DD4" w:rsidRDefault="00331A6A">
          <w:pPr>
            <w:pStyle w:val="31"/>
            <w:tabs>
              <w:tab w:val="right" w:leader="dot" w:pos="8494"/>
            </w:tabs>
            <w:rPr>
              <w:noProof/>
              <w:kern w:val="2"/>
              <w:sz w:val="21"/>
              <w:szCs w:val="22"/>
            </w:rPr>
          </w:pPr>
          <w:hyperlink w:anchor="_Toc127974551" w:history="1">
            <w:r w:rsidR="00511DD4" w:rsidRPr="004135A9">
              <w:rPr>
                <w:rStyle w:val="af2"/>
                <w:noProof/>
              </w:rPr>
              <w:t>5.2.2 文書一覧表示画面</w:t>
            </w:r>
            <w:r w:rsidR="00511DD4">
              <w:rPr>
                <w:noProof/>
                <w:webHidden/>
              </w:rPr>
              <w:tab/>
            </w:r>
            <w:r w:rsidR="00511DD4">
              <w:rPr>
                <w:noProof/>
                <w:webHidden/>
              </w:rPr>
              <w:fldChar w:fldCharType="begin"/>
            </w:r>
            <w:r w:rsidR="00511DD4">
              <w:rPr>
                <w:noProof/>
                <w:webHidden/>
              </w:rPr>
              <w:instrText xml:space="preserve"> PAGEREF _Toc127974551 \h </w:instrText>
            </w:r>
            <w:r w:rsidR="00511DD4">
              <w:rPr>
                <w:noProof/>
                <w:webHidden/>
              </w:rPr>
            </w:r>
            <w:r w:rsidR="00511DD4">
              <w:rPr>
                <w:noProof/>
                <w:webHidden/>
              </w:rPr>
              <w:fldChar w:fldCharType="separate"/>
            </w:r>
            <w:r w:rsidR="00511DD4">
              <w:rPr>
                <w:noProof/>
                <w:webHidden/>
              </w:rPr>
              <w:t>23</w:t>
            </w:r>
            <w:r w:rsidR="00511DD4">
              <w:rPr>
                <w:noProof/>
                <w:webHidden/>
              </w:rPr>
              <w:fldChar w:fldCharType="end"/>
            </w:r>
          </w:hyperlink>
        </w:p>
        <w:p w14:paraId="1456FD09" w14:textId="4D50F94D" w:rsidR="00511DD4" w:rsidRDefault="00331A6A">
          <w:pPr>
            <w:pStyle w:val="31"/>
            <w:tabs>
              <w:tab w:val="right" w:leader="dot" w:pos="8494"/>
            </w:tabs>
            <w:rPr>
              <w:noProof/>
              <w:kern w:val="2"/>
              <w:sz w:val="21"/>
              <w:szCs w:val="22"/>
            </w:rPr>
          </w:pPr>
          <w:hyperlink w:anchor="_Toc127974552" w:history="1">
            <w:r w:rsidR="00511DD4" w:rsidRPr="004135A9">
              <w:rPr>
                <w:rStyle w:val="af2"/>
                <w:noProof/>
              </w:rPr>
              <w:t>5.2.3 文書表示画面</w:t>
            </w:r>
            <w:r w:rsidR="00511DD4">
              <w:rPr>
                <w:noProof/>
                <w:webHidden/>
              </w:rPr>
              <w:tab/>
            </w:r>
            <w:r w:rsidR="00511DD4">
              <w:rPr>
                <w:noProof/>
                <w:webHidden/>
              </w:rPr>
              <w:fldChar w:fldCharType="begin"/>
            </w:r>
            <w:r w:rsidR="00511DD4">
              <w:rPr>
                <w:noProof/>
                <w:webHidden/>
              </w:rPr>
              <w:instrText xml:space="preserve"> PAGEREF _Toc127974552 \h </w:instrText>
            </w:r>
            <w:r w:rsidR="00511DD4">
              <w:rPr>
                <w:noProof/>
                <w:webHidden/>
              </w:rPr>
            </w:r>
            <w:r w:rsidR="00511DD4">
              <w:rPr>
                <w:noProof/>
                <w:webHidden/>
              </w:rPr>
              <w:fldChar w:fldCharType="separate"/>
            </w:r>
            <w:r w:rsidR="00511DD4">
              <w:rPr>
                <w:noProof/>
                <w:webHidden/>
              </w:rPr>
              <w:t>27</w:t>
            </w:r>
            <w:r w:rsidR="00511DD4">
              <w:rPr>
                <w:noProof/>
                <w:webHidden/>
              </w:rPr>
              <w:fldChar w:fldCharType="end"/>
            </w:r>
          </w:hyperlink>
        </w:p>
        <w:p w14:paraId="68360E2B" w14:textId="777FCB6A" w:rsidR="00511DD4" w:rsidRDefault="00331A6A">
          <w:pPr>
            <w:pStyle w:val="11"/>
            <w:tabs>
              <w:tab w:val="right" w:leader="dot" w:pos="8494"/>
            </w:tabs>
            <w:rPr>
              <w:noProof/>
              <w:kern w:val="2"/>
              <w:sz w:val="21"/>
              <w:szCs w:val="22"/>
            </w:rPr>
          </w:pPr>
          <w:hyperlink w:anchor="_Toc127974553" w:history="1">
            <w:r w:rsidR="00511DD4" w:rsidRPr="004135A9">
              <w:rPr>
                <w:rStyle w:val="af2"/>
                <w:noProof/>
              </w:rPr>
              <w:t>Appendix</w:t>
            </w:r>
            <w:r w:rsidR="00511DD4">
              <w:rPr>
                <w:noProof/>
                <w:webHidden/>
              </w:rPr>
              <w:tab/>
            </w:r>
            <w:r w:rsidR="00511DD4">
              <w:rPr>
                <w:noProof/>
                <w:webHidden/>
              </w:rPr>
              <w:fldChar w:fldCharType="begin"/>
            </w:r>
            <w:r w:rsidR="00511DD4">
              <w:rPr>
                <w:noProof/>
                <w:webHidden/>
              </w:rPr>
              <w:instrText xml:space="preserve"> PAGEREF _Toc127974553 \h </w:instrText>
            </w:r>
            <w:r w:rsidR="00511DD4">
              <w:rPr>
                <w:noProof/>
                <w:webHidden/>
              </w:rPr>
            </w:r>
            <w:r w:rsidR="00511DD4">
              <w:rPr>
                <w:noProof/>
                <w:webHidden/>
              </w:rPr>
              <w:fldChar w:fldCharType="separate"/>
            </w:r>
            <w:r w:rsidR="00511DD4">
              <w:rPr>
                <w:noProof/>
                <w:webHidden/>
              </w:rPr>
              <w:t>35</w:t>
            </w:r>
            <w:r w:rsidR="00511DD4">
              <w:rPr>
                <w:noProof/>
                <w:webHidden/>
              </w:rPr>
              <w:fldChar w:fldCharType="end"/>
            </w:r>
          </w:hyperlink>
        </w:p>
        <w:p w14:paraId="260319CC" w14:textId="7CCA87E5" w:rsidR="00077BBD" w:rsidRDefault="00077BBD">
          <w:r>
            <w:rPr>
              <w:b/>
              <w:bCs/>
              <w:lang w:val="ja-JP"/>
            </w:rPr>
            <w:fldChar w:fldCharType="end"/>
          </w:r>
        </w:p>
      </w:sdtContent>
    </w:sdt>
    <w:p w14:paraId="70308079" w14:textId="7905B06F" w:rsidR="00077BBD" w:rsidRDefault="00077BBD">
      <w:r>
        <w:br w:type="page"/>
      </w:r>
    </w:p>
    <w:p w14:paraId="0429A4F8" w14:textId="376CDD04" w:rsidR="00F2445E" w:rsidRDefault="005A4752" w:rsidP="00077BBD">
      <w:pPr>
        <w:pStyle w:val="1"/>
        <w:numPr>
          <w:ilvl w:val="0"/>
          <w:numId w:val="2"/>
        </w:numPr>
      </w:pPr>
      <w:bookmarkStart w:id="1" w:name="_Toc127974518"/>
      <w:r>
        <w:rPr>
          <w:rFonts w:hint="eastAsia"/>
        </w:rPr>
        <w:lastRenderedPageBreak/>
        <w:t>システムの</w:t>
      </w:r>
      <w:r w:rsidR="00F2445E">
        <w:rPr>
          <w:rFonts w:hint="eastAsia"/>
        </w:rPr>
        <w:t>概要</w:t>
      </w:r>
      <w:bookmarkEnd w:id="1"/>
    </w:p>
    <w:p w14:paraId="2716D036" w14:textId="2A59342D" w:rsidR="005A4752" w:rsidRPr="005A4752" w:rsidRDefault="005A4752" w:rsidP="005A4752">
      <w:r>
        <w:rPr>
          <w:rFonts w:hint="eastAsia"/>
        </w:rPr>
        <w:t>ワークプレイスにおける信頼できる電子化文書の流通システムの概要を示す。</w:t>
      </w:r>
    </w:p>
    <w:p w14:paraId="29CB8958" w14:textId="33A007CC" w:rsidR="00F2445E" w:rsidRDefault="005A4752" w:rsidP="00F2445E">
      <w:r>
        <w:rPr>
          <w:noProof/>
        </w:rPr>
        <w:drawing>
          <wp:inline distT="0" distB="0" distL="0" distR="0" wp14:anchorId="21D65198" wp14:editId="211F87EC">
            <wp:extent cx="5400040" cy="4967707"/>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967707"/>
                    </a:xfrm>
                    <a:prstGeom prst="rect">
                      <a:avLst/>
                    </a:prstGeom>
                    <a:noFill/>
                    <a:ln>
                      <a:noFill/>
                    </a:ln>
                  </pic:spPr>
                </pic:pic>
              </a:graphicData>
            </a:graphic>
          </wp:inline>
        </w:drawing>
      </w:r>
    </w:p>
    <w:p w14:paraId="5FE07400" w14:textId="3125F3CA" w:rsidR="00805DD7" w:rsidRDefault="005A4752" w:rsidP="005A4752">
      <w:r>
        <w:rPr>
          <w:rFonts w:hint="eastAsia"/>
        </w:rPr>
        <w:t>システムはMFP、MFP上で動作するアプリケーション、コントロールプレーン</w:t>
      </w:r>
      <w:r w:rsidR="00CB6871">
        <w:rPr>
          <w:rFonts w:hint="eastAsia"/>
        </w:rPr>
        <w:t>(CG社製</w:t>
      </w:r>
      <w:r w:rsidR="00CB6871">
        <w:t>HUB)</w:t>
      </w:r>
      <w:r>
        <w:rPr>
          <w:rFonts w:hint="eastAsia"/>
        </w:rPr>
        <w:t xml:space="preserve">、文書管理システムで成り立っており、MFPと文書管理システムには共通のEDGE </w:t>
      </w:r>
      <w:r>
        <w:t>Agent</w:t>
      </w:r>
      <w:r>
        <w:rPr>
          <w:rFonts w:hint="eastAsia"/>
        </w:rPr>
        <w:t>が搭載され、DIDの生成や暗号鍵管理が行われる。</w:t>
      </w:r>
    </w:p>
    <w:p w14:paraId="18065C56" w14:textId="77777777" w:rsidR="00C76639" w:rsidRDefault="00C76639" w:rsidP="005A4752"/>
    <w:p w14:paraId="17AE5E39" w14:textId="6A56067E" w:rsidR="00805DD7" w:rsidRDefault="006446BE" w:rsidP="005A4752">
      <w:r>
        <w:rPr>
          <w:rFonts w:hint="eastAsia"/>
        </w:rPr>
        <w:t>本設計書で対象とする</w:t>
      </w:r>
      <w:r w:rsidR="00805DD7">
        <w:rPr>
          <w:rFonts w:hint="eastAsia"/>
        </w:rPr>
        <w:t>開発対象は以下になる</w:t>
      </w:r>
      <w:r w:rsidR="00027E03">
        <w:rPr>
          <w:rFonts w:hint="eastAsia"/>
        </w:rPr>
        <w:t>。</w:t>
      </w:r>
    </w:p>
    <w:p w14:paraId="07291117" w14:textId="69284429" w:rsidR="00805DD7" w:rsidRDefault="00805DD7" w:rsidP="005A4752">
      <w:r>
        <w:rPr>
          <w:rFonts w:hint="eastAsia"/>
        </w:rPr>
        <w:t>・MFP上で動作するアプリケーション</w:t>
      </w:r>
    </w:p>
    <w:p w14:paraId="48CBBD73" w14:textId="635F3E18" w:rsidR="00805DD7" w:rsidRDefault="00805DD7" w:rsidP="005A4752">
      <w:r>
        <w:rPr>
          <w:rFonts w:hint="eastAsia"/>
        </w:rPr>
        <w:t>・文書管理システム</w:t>
      </w:r>
    </w:p>
    <w:p w14:paraId="57DE0093" w14:textId="15C93353" w:rsidR="00805DD7" w:rsidRDefault="00805DD7" w:rsidP="005A4752">
      <w:r>
        <w:rPr>
          <w:rFonts w:hint="eastAsia"/>
        </w:rPr>
        <w:lastRenderedPageBreak/>
        <w:t>・</w:t>
      </w:r>
      <w:r w:rsidR="00C76639">
        <w:rPr>
          <w:rFonts w:hint="eastAsia"/>
        </w:rPr>
        <w:t>MFPに組み込む</w:t>
      </w:r>
      <w:r>
        <w:rPr>
          <w:rFonts w:hint="eastAsia"/>
        </w:rPr>
        <w:t>CG社製EDGE</w:t>
      </w:r>
      <w:r w:rsidR="00984A3A">
        <w:rPr>
          <w:rFonts w:hint="eastAsia"/>
        </w:rPr>
        <w:t xml:space="preserve"> Agent</w:t>
      </w:r>
      <w:r>
        <w:t xml:space="preserve"> (</w:t>
      </w:r>
      <w:r>
        <w:rPr>
          <w:rFonts w:hint="eastAsia"/>
        </w:rPr>
        <w:t>既存のEDGE</w:t>
      </w:r>
      <w:r w:rsidR="00984A3A">
        <w:rPr>
          <w:rFonts w:hint="eastAsia"/>
        </w:rPr>
        <w:t xml:space="preserve"> Agent</w:t>
      </w:r>
      <w:r>
        <w:rPr>
          <w:rFonts w:hint="eastAsia"/>
        </w:rPr>
        <w:t>のカスタマイズ</w:t>
      </w:r>
      <w:r w:rsidR="00984A3A">
        <w:rPr>
          <w:rFonts w:hint="eastAsia"/>
        </w:rPr>
        <w:t>を行い、</w:t>
      </w:r>
      <w:r w:rsidR="00C76639">
        <w:rPr>
          <w:rFonts w:hint="eastAsia"/>
        </w:rPr>
        <w:t>MFPのTPMを利用する</w:t>
      </w:r>
      <w:r>
        <w:t>)</w:t>
      </w:r>
    </w:p>
    <w:p w14:paraId="5A52EE94" w14:textId="3F0F1239" w:rsidR="006446BE" w:rsidRDefault="006446BE" w:rsidP="005A4752">
      <w:r>
        <w:rPr>
          <w:rFonts w:hint="eastAsia"/>
        </w:rPr>
        <w:t>CG社製HUBやMFPシステムソフトは既存の</w:t>
      </w:r>
      <w:r w:rsidR="00CB6871">
        <w:rPr>
          <w:rFonts w:hint="eastAsia"/>
        </w:rPr>
        <w:t>ものを利用するため、開発対象からは外れる。</w:t>
      </w:r>
    </w:p>
    <w:p w14:paraId="403AF717" w14:textId="07CB67F4" w:rsidR="00C76639" w:rsidRDefault="00C76639">
      <w:r>
        <w:br w:type="page"/>
      </w:r>
    </w:p>
    <w:p w14:paraId="6A4E8DF4" w14:textId="1414C9A8" w:rsidR="00077BBD" w:rsidRDefault="000F0FAB" w:rsidP="00077BBD">
      <w:pPr>
        <w:pStyle w:val="1"/>
        <w:numPr>
          <w:ilvl w:val="0"/>
          <w:numId w:val="2"/>
        </w:numPr>
      </w:pPr>
      <w:bookmarkStart w:id="2" w:name="_Toc127974519"/>
      <w:r>
        <w:rPr>
          <w:rFonts w:hint="eastAsia"/>
        </w:rPr>
        <w:lastRenderedPageBreak/>
        <w:t>業務フロー</w:t>
      </w:r>
      <w:bookmarkEnd w:id="2"/>
    </w:p>
    <w:p w14:paraId="7C88DBC4" w14:textId="6A3A4649" w:rsidR="0036206E" w:rsidRDefault="0036206E" w:rsidP="0036206E">
      <w:pPr>
        <w:pStyle w:val="2"/>
      </w:pPr>
      <w:bookmarkStart w:id="3" w:name="_Toc127974520"/>
      <w:r>
        <w:rPr>
          <w:rFonts w:hint="eastAsia"/>
        </w:rPr>
        <w:t>2</w:t>
      </w:r>
      <w:r>
        <w:t xml:space="preserve">.1 </w:t>
      </w:r>
      <w:r>
        <w:rPr>
          <w:rFonts w:hint="eastAsia"/>
        </w:rPr>
        <w:t>文書のスキャンと文書管理システムへの保存</w:t>
      </w:r>
      <w:bookmarkEnd w:id="3"/>
    </w:p>
    <w:p w14:paraId="4A4A32EF" w14:textId="1CFECCE7" w:rsidR="0069492D" w:rsidRPr="0036206E" w:rsidRDefault="0036206E" w:rsidP="0069492D">
      <w:r>
        <w:rPr>
          <w:rFonts w:hint="eastAsia"/>
        </w:rPr>
        <w:t>文書をスキャンし、文書管理システムに保存するフローを示す。</w:t>
      </w:r>
      <w:r w:rsidR="0069492D">
        <w:rPr>
          <w:rFonts w:hint="eastAsia"/>
        </w:rPr>
        <w:t>MFP、文書管理システムのDIDは生成済み、HUBに登録済みとする</w:t>
      </w:r>
      <w:r w:rsidR="00027E03">
        <w:rPr>
          <w:rFonts w:hint="eastAsia"/>
        </w:rPr>
        <w:t>。</w:t>
      </w:r>
      <w:r w:rsidR="005A2A58">
        <w:rPr>
          <w:rFonts w:hint="eastAsia"/>
        </w:rPr>
        <w:t>文書作成者は文書管理システムのDIDを知っているとする。</w:t>
      </w:r>
    </w:p>
    <w:p w14:paraId="5E5F3D20" w14:textId="53D5C99A" w:rsidR="0036206E" w:rsidRDefault="007F281B" w:rsidP="0036206E">
      <w:r>
        <w:rPr>
          <w:noProof/>
        </w:rPr>
        <w:drawing>
          <wp:inline distT="0" distB="0" distL="0" distR="0" wp14:anchorId="004F1B9F" wp14:editId="184A6828">
            <wp:extent cx="5400040" cy="5525135"/>
            <wp:effectExtent l="0" t="0" r="0" b="0"/>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5525135"/>
                    </a:xfrm>
                    <a:prstGeom prst="rect">
                      <a:avLst/>
                    </a:prstGeom>
                  </pic:spPr>
                </pic:pic>
              </a:graphicData>
            </a:graphic>
          </wp:inline>
        </w:drawing>
      </w:r>
    </w:p>
    <w:p w14:paraId="071FF622" w14:textId="77777777" w:rsidR="0036206E" w:rsidRPr="0036206E" w:rsidRDefault="0036206E" w:rsidP="0036206E"/>
    <w:p w14:paraId="644EC37D" w14:textId="0DE29DBD" w:rsidR="0036206E" w:rsidRDefault="0036206E" w:rsidP="0036206E">
      <w:pPr>
        <w:pStyle w:val="2"/>
      </w:pPr>
      <w:bookmarkStart w:id="4" w:name="_Toc127974521"/>
      <w:r>
        <w:rPr>
          <w:rFonts w:hint="eastAsia"/>
        </w:rPr>
        <w:lastRenderedPageBreak/>
        <w:t>2</w:t>
      </w:r>
      <w:r>
        <w:t>.2 MFP</w:t>
      </w:r>
      <w:r>
        <w:rPr>
          <w:rFonts w:hint="eastAsia"/>
        </w:rPr>
        <w:t>のDID登録</w:t>
      </w:r>
      <w:bookmarkEnd w:id="4"/>
    </w:p>
    <w:p w14:paraId="49CA1FFF" w14:textId="14E113A9" w:rsidR="0036206E" w:rsidRPr="0036206E" w:rsidRDefault="0036206E" w:rsidP="0036206E">
      <w:r>
        <w:rPr>
          <w:rFonts w:hint="eastAsia"/>
        </w:rPr>
        <w:t>MFPがDIDを生成し、HUBに登録するフローを示す</w:t>
      </w:r>
      <w:r w:rsidR="0069492D">
        <w:rPr>
          <w:rFonts w:hint="eastAsia"/>
        </w:rPr>
        <w:t>。</w:t>
      </w:r>
      <w:r w:rsidR="005A61C8">
        <w:rPr>
          <w:rFonts w:hint="eastAsia"/>
        </w:rPr>
        <w:t>DID生成はスキャンアプリの初回起動時に行われ、DID生成後は2</w:t>
      </w:r>
      <w:r w:rsidR="005A61C8">
        <w:t>.1</w:t>
      </w:r>
      <w:r w:rsidR="005A61C8">
        <w:rPr>
          <w:rFonts w:hint="eastAsia"/>
        </w:rPr>
        <w:t>のフローに合流する。</w:t>
      </w:r>
    </w:p>
    <w:p w14:paraId="4BDD46EF" w14:textId="37EB2768" w:rsidR="0036206E" w:rsidRDefault="007F281B" w:rsidP="005947A0">
      <w:r>
        <w:rPr>
          <w:noProof/>
        </w:rPr>
        <w:drawing>
          <wp:inline distT="0" distB="0" distL="0" distR="0" wp14:anchorId="681DF850" wp14:editId="46577A5A">
            <wp:extent cx="4285800" cy="4600440"/>
            <wp:effectExtent l="0" t="0" r="635" b="0"/>
            <wp:docPr id="33" name="Picture 33" descr="Plant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antUML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5800" cy="4600440"/>
                    </a:xfrm>
                    <a:prstGeom prst="rect">
                      <a:avLst/>
                    </a:prstGeom>
                    <a:noFill/>
                    <a:ln>
                      <a:noFill/>
                    </a:ln>
                  </pic:spPr>
                </pic:pic>
              </a:graphicData>
            </a:graphic>
          </wp:inline>
        </w:drawing>
      </w:r>
    </w:p>
    <w:p w14:paraId="0CBEDEC8" w14:textId="11755AD4" w:rsidR="0036206E" w:rsidRDefault="0036206E" w:rsidP="0036206E"/>
    <w:p w14:paraId="5E2A2505" w14:textId="67D2F707" w:rsidR="0036206E" w:rsidRDefault="0036206E" w:rsidP="0036206E">
      <w:pPr>
        <w:pStyle w:val="2"/>
      </w:pPr>
      <w:bookmarkStart w:id="5" w:name="_Toc127974522"/>
      <w:r>
        <w:rPr>
          <w:rFonts w:hint="eastAsia"/>
        </w:rPr>
        <w:t>2.3 文書管理システムの文書を閲覧する</w:t>
      </w:r>
      <w:bookmarkEnd w:id="5"/>
    </w:p>
    <w:p w14:paraId="235BA535" w14:textId="4068348E" w:rsidR="0036206E" w:rsidRPr="0036206E" w:rsidRDefault="0069492D" w:rsidP="0036206E">
      <w:r>
        <w:rPr>
          <w:rFonts w:hint="eastAsia"/>
        </w:rPr>
        <w:t>文書閲覧のフローを示す。文書一覧を表示後に閲覧者は文書を削除することもできる。</w:t>
      </w:r>
    </w:p>
    <w:p w14:paraId="31E26AF8" w14:textId="7136EA1B" w:rsidR="0036206E" w:rsidRDefault="0036206E" w:rsidP="0069492D">
      <w:r>
        <w:rPr>
          <w:rFonts w:hint="eastAsia"/>
          <w:noProof/>
        </w:rPr>
        <w:lastRenderedPageBreak/>
        <w:drawing>
          <wp:inline distT="0" distB="0" distL="0" distR="0" wp14:anchorId="46F98984" wp14:editId="1E860C12">
            <wp:extent cx="2753640" cy="3485880"/>
            <wp:effectExtent l="0" t="0" r="8890" b="63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53640" cy="3485880"/>
                    </a:xfrm>
                    <a:prstGeom prst="rect">
                      <a:avLst/>
                    </a:prstGeom>
                    <a:noFill/>
                    <a:ln>
                      <a:noFill/>
                    </a:ln>
                  </pic:spPr>
                </pic:pic>
              </a:graphicData>
            </a:graphic>
          </wp:inline>
        </w:drawing>
      </w:r>
    </w:p>
    <w:p w14:paraId="62C007A4" w14:textId="7CDD996A" w:rsidR="00C13DE0" w:rsidRDefault="00C13DE0" w:rsidP="00C13DE0">
      <w:pPr>
        <w:pStyle w:val="2"/>
      </w:pPr>
      <w:bookmarkStart w:id="6" w:name="_Toc127974523"/>
      <w:r>
        <w:rPr>
          <w:rFonts w:hint="eastAsia"/>
        </w:rPr>
        <w:t>2</w:t>
      </w:r>
      <w:r>
        <w:t xml:space="preserve">.4 </w:t>
      </w:r>
      <w:r>
        <w:rPr>
          <w:rFonts w:hint="eastAsia"/>
        </w:rPr>
        <w:t>ログを確認する</w:t>
      </w:r>
      <w:bookmarkEnd w:id="6"/>
    </w:p>
    <w:p w14:paraId="62FE25CA" w14:textId="67445264" w:rsidR="0069492D" w:rsidRDefault="00C13DE0" w:rsidP="0069492D">
      <w:r>
        <w:rPr>
          <w:rFonts w:hint="eastAsia"/>
        </w:rPr>
        <w:t>ログを確認するフローを示す</w:t>
      </w:r>
      <w:r w:rsidR="00C541D2">
        <w:rPr>
          <w:rFonts w:hint="eastAsia"/>
        </w:rPr>
        <w:t>。</w:t>
      </w:r>
      <w:r w:rsidR="00027E03">
        <w:rPr>
          <w:rFonts w:hint="eastAsia"/>
        </w:rPr>
        <w:t>このフローは、HUBのみが関連するため</w:t>
      </w:r>
      <w:r w:rsidR="00C541D2">
        <w:rPr>
          <w:rFonts w:hint="eastAsia"/>
        </w:rPr>
        <w:t>開発対象に含まれない</w:t>
      </w:r>
      <w:r w:rsidR="00B77B1E">
        <w:rPr>
          <w:rFonts w:hint="eastAsia"/>
        </w:rPr>
        <w:t>が、実証項目として動作確認を実施する</w:t>
      </w:r>
      <w:r w:rsidR="00C541D2">
        <w:rPr>
          <w:rFonts w:hint="eastAsia"/>
        </w:rPr>
        <w:t>。</w:t>
      </w:r>
    </w:p>
    <w:p w14:paraId="0AA958C7" w14:textId="5F8B9F2B" w:rsidR="00C13DE0" w:rsidRDefault="007A5822" w:rsidP="0069492D">
      <w:r>
        <w:rPr>
          <w:noProof/>
        </w:rPr>
        <w:drawing>
          <wp:inline distT="0" distB="0" distL="0" distR="0" wp14:anchorId="01E5DCE7" wp14:editId="0A661A9A">
            <wp:extent cx="2585880" cy="2371680"/>
            <wp:effectExtent l="0" t="0" r="508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5880" cy="2371680"/>
                    </a:xfrm>
                    <a:prstGeom prst="rect">
                      <a:avLst/>
                    </a:prstGeom>
                    <a:noFill/>
                    <a:ln>
                      <a:noFill/>
                    </a:ln>
                  </pic:spPr>
                </pic:pic>
              </a:graphicData>
            </a:graphic>
          </wp:inline>
        </w:drawing>
      </w:r>
    </w:p>
    <w:p w14:paraId="567C7DE9" w14:textId="7CFAF136" w:rsidR="00C541D2" w:rsidRDefault="00C541D2"/>
    <w:p w14:paraId="42048F3E" w14:textId="43F80348" w:rsidR="00C541D2" w:rsidRDefault="00C541D2">
      <w:r>
        <w:br w:type="page"/>
      </w:r>
    </w:p>
    <w:p w14:paraId="10D2413C" w14:textId="5989AA7F" w:rsidR="000F0FAB" w:rsidRDefault="000F0FAB" w:rsidP="000F0FAB">
      <w:pPr>
        <w:pStyle w:val="1"/>
        <w:numPr>
          <w:ilvl w:val="0"/>
          <w:numId w:val="2"/>
        </w:numPr>
      </w:pPr>
      <w:bookmarkStart w:id="7" w:name="_Toc127974524"/>
      <w:r>
        <w:rPr>
          <w:rFonts w:hint="eastAsia"/>
        </w:rPr>
        <w:lastRenderedPageBreak/>
        <w:t>機能一覧</w:t>
      </w:r>
      <w:bookmarkEnd w:id="7"/>
    </w:p>
    <w:p w14:paraId="115EAF25" w14:textId="54C3532D" w:rsidR="007C3C1C" w:rsidRDefault="007C3C1C" w:rsidP="007C3C1C">
      <w:pPr>
        <w:pStyle w:val="2"/>
      </w:pPr>
      <w:bookmarkStart w:id="8" w:name="_Toc127974525"/>
      <w:r>
        <w:rPr>
          <w:rFonts w:hint="eastAsia"/>
        </w:rPr>
        <w:t>3</w:t>
      </w:r>
      <w:r>
        <w:t xml:space="preserve">.1 </w:t>
      </w:r>
      <w:r>
        <w:rPr>
          <w:rFonts w:hint="eastAsia"/>
        </w:rPr>
        <w:t>スキャンアプリの機能</w:t>
      </w:r>
      <w:bookmarkEnd w:id="8"/>
    </w:p>
    <w:p w14:paraId="645AC1A8" w14:textId="45062279" w:rsidR="00984A3A" w:rsidRPr="00984A3A" w:rsidRDefault="00984A3A" w:rsidP="00984A3A">
      <w:r>
        <w:rPr>
          <w:rFonts w:hint="eastAsia"/>
        </w:rPr>
        <w:t>スキャンアプリの機能を記載する。スキャンアプリが呼び出すMFPシステムソフトの機能、MFP内のEDGE Agentの機能についても合わせて記載する。</w:t>
      </w:r>
    </w:p>
    <w:p w14:paraId="0B61321F" w14:textId="76E649F4" w:rsidR="00617A56" w:rsidRDefault="007C3C1C" w:rsidP="007C3C1C">
      <w:pPr>
        <w:pStyle w:val="3"/>
      </w:pPr>
      <w:bookmarkStart w:id="9" w:name="_Toc127974526"/>
      <w:r>
        <w:rPr>
          <w:rFonts w:hint="eastAsia"/>
        </w:rPr>
        <w:t>3.</w:t>
      </w:r>
      <w:r>
        <w:t xml:space="preserve">1.1 </w:t>
      </w:r>
      <w:r w:rsidR="00617A56">
        <w:rPr>
          <w:rFonts w:hint="eastAsia"/>
        </w:rPr>
        <w:t>設定画面を表示する</w:t>
      </w:r>
      <w:bookmarkEnd w:id="9"/>
    </w:p>
    <w:p w14:paraId="0C1856D6" w14:textId="6CD0EB26" w:rsidR="007C3C1C" w:rsidRDefault="007C3C1C" w:rsidP="007C3C1C">
      <w:r>
        <w:rPr>
          <w:rFonts w:hint="eastAsia"/>
        </w:rPr>
        <w:t>スキャン設定以外の設定を行うための画面を表示する。</w:t>
      </w:r>
      <w:r w:rsidR="001C6F9D">
        <w:rPr>
          <w:rFonts w:hint="eastAsia"/>
        </w:rPr>
        <w:t>スキャン設定以外の設定としては、宛先DID設定がある。</w:t>
      </w:r>
      <w:r>
        <w:rPr>
          <w:rFonts w:hint="eastAsia"/>
        </w:rPr>
        <w:t>スキャン設定はMFPシステムソフトの機能として表示されるため、スキャンアプリとしては設定を表示しない。</w:t>
      </w:r>
    </w:p>
    <w:p w14:paraId="55B3F0C2" w14:textId="3A8DC3ED" w:rsidR="007C3C1C" w:rsidRDefault="007C3C1C" w:rsidP="001C6F9D">
      <w:r>
        <w:rPr>
          <w:rFonts w:hint="eastAsia"/>
        </w:rPr>
        <w:t>この画面でMFPのDIDを表示する</w:t>
      </w:r>
      <w:r w:rsidR="00AE7589">
        <w:rPr>
          <w:rFonts w:hint="eastAsia"/>
        </w:rPr>
        <w:t>。</w:t>
      </w:r>
    </w:p>
    <w:p w14:paraId="2C4D4027" w14:textId="5F7C8169" w:rsidR="00AE7589" w:rsidRDefault="00386F41" w:rsidP="007C3C1C">
      <w:r>
        <w:rPr>
          <w:rFonts w:hint="eastAsia"/>
        </w:rPr>
        <w:t>#</w:t>
      </w:r>
      <w:r>
        <w:t xml:space="preserve"> </w:t>
      </w:r>
      <w:r>
        <w:rPr>
          <w:rFonts w:hint="eastAsia"/>
        </w:rPr>
        <w:t>宛先DIDを入力可能とするが、今回のシステムでは文書管理システムのみが宛先となるため、事前に入手した文書管理システムのDIDをセットしておく</w:t>
      </w:r>
      <w:r w:rsidR="00F2546C">
        <w:rPr>
          <w:rFonts w:hint="eastAsia"/>
        </w:rPr>
        <w:t>。</w:t>
      </w:r>
    </w:p>
    <w:p w14:paraId="02F3FE1F" w14:textId="77777777" w:rsidR="00386F41" w:rsidRPr="00386F41" w:rsidRDefault="00386F41" w:rsidP="007C3C1C"/>
    <w:p w14:paraId="2ACC7ED8" w14:textId="5310649B" w:rsidR="00617A56" w:rsidRDefault="007C3C1C" w:rsidP="007C3C1C">
      <w:pPr>
        <w:pStyle w:val="3"/>
      </w:pPr>
      <w:bookmarkStart w:id="10" w:name="_Toc127974527"/>
      <w:r>
        <w:rPr>
          <w:rFonts w:hint="eastAsia"/>
        </w:rPr>
        <w:t>3</w:t>
      </w:r>
      <w:r>
        <w:t xml:space="preserve">.1.2 </w:t>
      </w:r>
      <w:r w:rsidR="00617A56">
        <w:rPr>
          <w:rFonts w:hint="eastAsia"/>
        </w:rPr>
        <w:t>文書のスキャン</w:t>
      </w:r>
      <w:r w:rsidR="005A61C8">
        <w:rPr>
          <w:rFonts w:hint="eastAsia"/>
        </w:rPr>
        <w:t>機能を呼び出す</w:t>
      </w:r>
      <w:bookmarkEnd w:id="10"/>
    </w:p>
    <w:p w14:paraId="436B9C12" w14:textId="4B361E0B" w:rsidR="007C3C1C" w:rsidRDefault="007C3C1C" w:rsidP="00D53028">
      <w:r>
        <w:t>MFP</w:t>
      </w:r>
      <w:r>
        <w:rPr>
          <w:rFonts w:hint="eastAsia"/>
        </w:rPr>
        <w:t>システムソフト</w:t>
      </w:r>
      <w:r w:rsidR="005A61C8">
        <w:rPr>
          <w:rFonts w:hint="eastAsia"/>
        </w:rPr>
        <w:t>の</w:t>
      </w:r>
      <w:r>
        <w:rPr>
          <w:rFonts w:hint="eastAsia"/>
        </w:rPr>
        <w:t>スキャン</w:t>
      </w:r>
      <w:r w:rsidR="005A61C8">
        <w:rPr>
          <w:rFonts w:hint="eastAsia"/>
        </w:rPr>
        <w:t>機能を呼び出す。</w:t>
      </w:r>
      <w:r>
        <w:rPr>
          <w:rFonts w:hint="eastAsia"/>
        </w:rPr>
        <w:t>MFPシステムソフトは、スキャン設定画面を表示し、ユーザの設定後、スキャンを実行する。スキャン実行中、MFPシステムソフトはスキャン実行中画面を表示する。</w:t>
      </w:r>
    </w:p>
    <w:p w14:paraId="1AF90429" w14:textId="77777777" w:rsidR="005A61C8" w:rsidRDefault="005A61C8" w:rsidP="007C3C1C"/>
    <w:p w14:paraId="022AE510" w14:textId="59C68658" w:rsidR="00617A56" w:rsidRDefault="007C3C1C" w:rsidP="007C3C1C">
      <w:pPr>
        <w:pStyle w:val="3"/>
      </w:pPr>
      <w:bookmarkStart w:id="11" w:name="_Toc127974528"/>
      <w:r>
        <w:rPr>
          <w:rFonts w:hint="eastAsia"/>
        </w:rPr>
        <w:t>3</w:t>
      </w:r>
      <w:r>
        <w:t xml:space="preserve">.1.3 </w:t>
      </w:r>
      <w:r w:rsidR="00617A56">
        <w:rPr>
          <w:rFonts w:hint="eastAsia"/>
        </w:rPr>
        <w:t>電子化文書に署名</w:t>
      </w:r>
      <w:r w:rsidR="00B9630A">
        <w:rPr>
          <w:rFonts w:hint="eastAsia"/>
        </w:rPr>
        <w:t>/暗号化/送信</w:t>
      </w:r>
      <w:r w:rsidR="00617A56">
        <w:rPr>
          <w:rFonts w:hint="eastAsia"/>
        </w:rPr>
        <w:t>する</w:t>
      </w:r>
      <w:bookmarkEnd w:id="11"/>
    </w:p>
    <w:p w14:paraId="2800691B" w14:textId="1BB9CEA6" w:rsidR="00984A3A" w:rsidRDefault="004954AB" w:rsidP="007C3C1C">
      <w:r>
        <w:rPr>
          <w:rFonts w:hint="eastAsia"/>
        </w:rPr>
        <w:t>MFPシステムソフトによるスキャン実行後、</w:t>
      </w:r>
      <w:r w:rsidR="00984A3A">
        <w:rPr>
          <w:rFonts w:hint="eastAsia"/>
        </w:rPr>
        <w:t>スキャンアプリは</w:t>
      </w:r>
      <w:r w:rsidR="00A7535F">
        <w:rPr>
          <w:rFonts w:hint="eastAsia"/>
        </w:rPr>
        <w:t>送信中画面を表示し、</w:t>
      </w:r>
      <w:r w:rsidR="00984A3A">
        <w:rPr>
          <w:rFonts w:hint="eastAsia"/>
        </w:rPr>
        <w:t>出力された電子化文書ファイルに対してBase64エンコードを行う。</w:t>
      </w:r>
    </w:p>
    <w:p w14:paraId="357EBDA8" w14:textId="19732981" w:rsidR="007C3C1C" w:rsidRDefault="00984A3A" w:rsidP="007C3C1C">
      <w:r>
        <w:rPr>
          <w:rFonts w:hint="eastAsia"/>
        </w:rPr>
        <w:t>スキャンアプリは</w:t>
      </w:r>
      <w:r w:rsidR="007C3C1C">
        <w:rPr>
          <w:rFonts w:hint="eastAsia"/>
        </w:rPr>
        <w:t>C</w:t>
      </w:r>
      <w:r w:rsidR="007C3C1C">
        <w:t>G</w:t>
      </w:r>
      <w:r w:rsidR="007C3C1C">
        <w:rPr>
          <w:rFonts w:hint="eastAsia"/>
        </w:rPr>
        <w:t>社製EDGE A</w:t>
      </w:r>
      <w:r w:rsidR="007C3C1C">
        <w:t>gent</w:t>
      </w:r>
      <w:r w:rsidR="00AE7589">
        <w:rPr>
          <w:rFonts w:hint="eastAsia"/>
        </w:rPr>
        <w:t>のt</w:t>
      </w:r>
      <w:r w:rsidR="00AE7589">
        <w:t>ransfer</w:t>
      </w:r>
      <w:r w:rsidR="00AE7589">
        <w:rPr>
          <w:rFonts w:hint="eastAsia"/>
        </w:rPr>
        <w:t>メソッド</w:t>
      </w:r>
      <w:r w:rsidR="007C3C1C">
        <w:rPr>
          <w:rFonts w:hint="eastAsia"/>
        </w:rPr>
        <w:t>を呼び出し、電子化文書</w:t>
      </w:r>
      <w:r>
        <w:rPr>
          <w:rFonts w:hint="eastAsia"/>
        </w:rPr>
        <w:t>の</w:t>
      </w:r>
      <w:r w:rsidR="007C3C1C">
        <w:rPr>
          <w:rFonts w:hint="eastAsia"/>
        </w:rPr>
        <w:t>署名</w:t>
      </w:r>
      <w:r w:rsidR="00B9630A">
        <w:rPr>
          <w:rFonts w:hint="eastAsia"/>
        </w:rPr>
        <w:t>/暗号化/送信</w:t>
      </w:r>
      <w:r w:rsidR="007C3C1C">
        <w:rPr>
          <w:rFonts w:hint="eastAsia"/>
        </w:rPr>
        <w:t>を行う</w:t>
      </w:r>
      <w:r w:rsidR="00B9630A">
        <w:rPr>
          <w:rFonts w:hint="eastAsia"/>
        </w:rPr>
        <w:t>。</w:t>
      </w:r>
    </w:p>
    <w:p w14:paraId="6B0C8F7D" w14:textId="673C4C9E" w:rsidR="007C3C1C" w:rsidRDefault="005E6BC1" w:rsidP="007C3C1C">
      <w:r>
        <w:rPr>
          <w:rFonts w:hint="eastAsia"/>
        </w:rPr>
        <w:t>署名</w:t>
      </w:r>
      <w:r w:rsidR="00027E03">
        <w:rPr>
          <w:rFonts w:hint="eastAsia"/>
        </w:rPr>
        <w:t>に</w:t>
      </w:r>
      <w:r>
        <w:rPr>
          <w:rFonts w:hint="eastAsia"/>
        </w:rPr>
        <w:t>は</w:t>
      </w:r>
      <w:r w:rsidR="00984A3A">
        <w:rPr>
          <w:rFonts w:hint="eastAsia"/>
        </w:rPr>
        <w:t>TPMを利用して保存された</w:t>
      </w:r>
      <w:r w:rsidR="00B9630A">
        <w:rPr>
          <w:rFonts w:hint="eastAsia"/>
        </w:rPr>
        <w:t>秘密鍵を用いる</w:t>
      </w:r>
      <w:r w:rsidR="00027E03">
        <w:rPr>
          <w:rFonts w:hint="eastAsia"/>
        </w:rPr>
        <w:t>。</w:t>
      </w:r>
    </w:p>
    <w:p w14:paraId="46F31502" w14:textId="5FAF7BEF" w:rsidR="00B9630A" w:rsidRDefault="00B9630A" w:rsidP="007C3C1C">
      <w:r>
        <w:rPr>
          <w:rFonts w:hint="eastAsia"/>
        </w:rPr>
        <w:t>EDGE Agentには下記のデータを渡す。</w:t>
      </w:r>
    </w:p>
    <w:p w14:paraId="6B31A471" w14:textId="21F12AAB" w:rsidR="005E6BC1" w:rsidRDefault="00AE7589" w:rsidP="007C3C1C">
      <w:r>
        <w:t xml:space="preserve">destinations: </w:t>
      </w:r>
      <w:r w:rsidR="00B9630A">
        <w:rPr>
          <w:rFonts w:hint="eastAsia"/>
        </w:rPr>
        <w:t>文書管理システムのDID</w:t>
      </w:r>
    </w:p>
    <w:p w14:paraId="2A134B8E" w14:textId="19F87230" w:rsidR="00AE7589" w:rsidRDefault="00AE7589" w:rsidP="007C3C1C">
      <w:r>
        <w:lastRenderedPageBreak/>
        <w:t>m</w:t>
      </w:r>
      <w:r w:rsidR="003132E2">
        <w:t>e</w:t>
      </w:r>
      <w:r>
        <w:t>ssages</w:t>
      </w:r>
      <w:r w:rsidR="00386F41">
        <w:rPr>
          <w:rFonts w:hint="eastAsia"/>
        </w:rPr>
        <w:t>[</w:t>
      </w:r>
      <w:r w:rsidR="00386F41">
        <w:t>n]</w:t>
      </w:r>
      <w:r>
        <w:t xml:space="preserve">.filename: </w:t>
      </w:r>
      <w:r>
        <w:rPr>
          <w:rFonts w:hint="eastAsia"/>
        </w:rPr>
        <w:t>送信するファイルの名前</w:t>
      </w:r>
    </w:p>
    <w:p w14:paraId="5B4937FF" w14:textId="43691996" w:rsidR="004954AB" w:rsidRDefault="00AE7589" w:rsidP="00AE7589">
      <w:r>
        <w:t>m</w:t>
      </w:r>
      <w:r w:rsidR="003132E2">
        <w:t>e</w:t>
      </w:r>
      <w:r>
        <w:t>ssages</w:t>
      </w:r>
      <w:r w:rsidR="00386F41">
        <w:rPr>
          <w:rFonts w:hint="eastAsia"/>
        </w:rPr>
        <w:t>[</w:t>
      </w:r>
      <w:r w:rsidR="00386F41">
        <w:t>n]</w:t>
      </w:r>
      <w:r>
        <w:t>.</w:t>
      </w:r>
      <w:r w:rsidR="004954AB">
        <w:t>base64</w:t>
      </w:r>
      <w:r>
        <w:t>_data</w:t>
      </w:r>
      <w:r w:rsidR="00B9630A">
        <w:t>:</w:t>
      </w:r>
      <w:r w:rsidR="004954AB">
        <w:t xml:space="preserve"> Base64</w:t>
      </w:r>
      <w:r w:rsidR="004954AB">
        <w:rPr>
          <w:rFonts w:hint="eastAsia"/>
        </w:rPr>
        <w:t>エンコードされた電子化文書データそのもの</w:t>
      </w:r>
    </w:p>
    <w:p w14:paraId="55E08072" w14:textId="3FD9CE75" w:rsidR="003132E2" w:rsidRDefault="003132E2" w:rsidP="00AE7589">
      <w:r>
        <w:rPr>
          <w:rFonts w:hint="eastAsia"/>
        </w:rPr>
        <w:t>m</w:t>
      </w:r>
      <w:r>
        <w:t>essages</w:t>
      </w:r>
      <w:r w:rsidR="00386F41">
        <w:rPr>
          <w:rFonts w:hint="eastAsia"/>
        </w:rPr>
        <w:t>[</w:t>
      </w:r>
      <w:r w:rsidR="00386F41">
        <w:t>n]</w:t>
      </w:r>
      <w:r>
        <w:t>.media_type: PDF</w:t>
      </w:r>
      <w:r>
        <w:rPr>
          <w:rFonts w:hint="eastAsia"/>
        </w:rPr>
        <w:t>ファイルの場合</w:t>
      </w:r>
      <w:r>
        <w:t>“application/pdf”</w:t>
      </w:r>
    </w:p>
    <w:p w14:paraId="21D2398B" w14:textId="766ABEAF" w:rsidR="009942F4" w:rsidRDefault="009942F4" w:rsidP="00AE7589">
      <w:r w:rsidRPr="009942F4">
        <w:t>metadata.location: MFPに設定されている設置場所文字列 (取得できない場合、空文字列となる)</w:t>
      </w:r>
    </w:p>
    <w:p w14:paraId="1231D7A2" w14:textId="34CC2519" w:rsidR="00AE7589" w:rsidRDefault="00AE7589" w:rsidP="00AE7589">
      <w:r>
        <w:rPr>
          <w:rFonts w:hint="eastAsia"/>
        </w:rPr>
        <w:t>m</w:t>
      </w:r>
      <w:r>
        <w:t xml:space="preserve">atadata.user: </w:t>
      </w:r>
      <w:r>
        <w:rPr>
          <w:rFonts w:hint="eastAsia"/>
        </w:rPr>
        <w:t>利用しているユーザID</w:t>
      </w:r>
      <w:r>
        <w:t xml:space="preserve"> (</w:t>
      </w:r>
      <w:r>
        <w:rPr>
          <w:rFonts w:hint="eastAsia"/>
        </w:rPr>
        <w:t>ユーザIDが取得できない場合、空文字列となる</w:t>
      </w:r>
      <w:r>
        <w:t>)</w:t>
      </w:r>
    </w:p>
    <w:p w14:paraId="33014625" w14:textId="7986680B" w:rsidR="00D22B2A" w:rsidRDefault="003132E2" w:rsidP="007C3C1C">
      <w:r>
        <w:rPr>
          <w:noProof/>
        </w:rPr>
        <mc:AlternateContent>
          <mc:Choice Requires="wps">
            <w:drawing>
              <wp:anchor distT="45720" distB="45720" distL="114300" distR="114300" simplePos="0" relativeHeight="251659264" behindDoc="0" locked="0" layoutInCell="1" allowOverlap="1" wp14:anchorId="195F69F2" wp14:editId="0BF593D4">
                <wp:simplePos x="0" y="0"/>
                <wp:positionH relativeFrom="column">
                  <wp:posOffset>-60960</wp:posOffset>
                </wp:positionH>
                <wp:positionV relativeFrom="paragraph">
                  <wp:posOffset>552450</wp:posOffset>
                </wp:positionV>
                <wp:extent cx="5143500" cy="1404620"/>
                <wp:effectExtent l="0" t="0" r="19050" b="2540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2B58EFED" w14:textId="77777777" w:rsidR="00AE7589" w:rsidRDefault="00AE7589" w:rsidP="00AE7589">
                            <w:r>
                              <w:t>{</w:t>
                            </w:r>
                          </w:p>
                          <w:p w14:paraId="0DF932BD" w14:textId="5344A2FF" w:rsidR="00AE7589" w:rsidRDefault="00AE7589" w:rsidP="00AE7589">
                            <w:r>
                              <w:t xml:space="preserve">  “destinations”: [ “did:unid:test:xxxxxxxxxxxxxx” ],</w:t>
                            </w:r>
                          </w:p>
                          <w:p w14:paraId="2C1C35C2" w14:textId="3E0768E7" w:rsidR="00AE7589" w:rsidRDefault="00AE7589" w:rsidP="00AE7589">
                            <w:r>
                              <w:t xml:space="preserve">  “messages”: [ {</w:t>
                            </w:r>
                          </w:p>
                          <w:p w14:paraId="67A34E7B" w14:textId="7F06B84B" w:rsidR="003132E2" w:rsidRDefault="00AE7589" w:rsidP="00AE7589">
                            <w:r>
                              <w:t xml:space="preserve">    “filename”: “example.pdf”,</w:t>
                            </w:r>
                          </w:p>
                          <w:p w14:paraId="2F3E3528" w14:textId="0E191D9F" w:rsidR="00AE7589" w:rsidRDefault="00AE7589" w:rsidP="00AE7589">
                            <w:r>
                              <w:t xml:space="preserve">    “base64_data”: </w:t>
                            </w:r>
                            <w:r w:rsidRPr="00AE7589">
                              <w:t>"</w:t>
                            </w:r>
                            <w:r w:rsidR="005947A0">
                              <w:t>EXAMPLE</w:t>
                            </w:r>
                            <w:r w:rsidRPr="00AE7589">
                              <w:t>=="</w:t>
                            </w:r>
                            <w:r>
                              <w:t>,</w:t>
                            </w:r>
                          </w:p>
                          <w:p w14:paraId="35FF23BB" w14:textId="01687C38" w:rsidR="003132E2" w:rsidRPr="003132E2" w:rsidRDefault="003132E2" w:rsidP="00AE7589">
                            <w:r>
                              <w:t xml:space="preserve">    “media_type”: “</w:t>
                            </w:r>
                            <w:r w:rsidRPr="003132E2">
                              <w:t>application/pdf</w:t>
                            </w:r>
                            <w:r>
                              <w:t>”,</w:t>
                            </w:r>
                          </w:p>
                          <w:p w14:paraId="56F382B6" w14:textId="4C46C8DD" w:rsidR="00AE7589" w:rsidRDefault="00AE7589" w:rsidP="00AE7589">
                            <w:r>
                              <w:t xml:space="preserve">  }],</w:t>
                            </w:r>
                          </w:p>
                          <w:p w14:paraId="0A040CCC" w14:textId="77777777" w:rsidR="009942F4" w:rsidRDefault="00AE7589" w:rsidP="009942F4">
                            <w:r>
                              <w:t xml:space="preserve">  </w:t>
                            </w:r>
                            <w:r w:rsidR="003132E2">
                              <w:t>“m</w:t>
                            </w:r>
                            <w:r>
                              <w:t>etadata</w:t>
                            </w:r>
                            <w:r w:rsidR="003132E2">
                              <w:t>”</w:t>
                            </w:r>
                            <w:r>
                              <w:t>: {</w:t>
                            </w:r>
                          </w:p>
                          <w:p w14:paraId="56EA62B9" w14:textId="578ED1F8" w:rsidR="00AE7589" w:rsidRDefault="009942F4" w:rsidP="00AE7589">
                            <w:r>
                              <w:rPr>
                                <w:rFonts w:hint="eastAsia"/>
                              </w:rPr>
                              <w:t xml:space="preserve">    "location": "会議室A",</w:t>
                            </w:r>
                          </w:p>
                          <w:p w14:paraId="78DA2E8B" w14:textId="4AB23F74" w:rsidR="00AE7589" w:rsidRDefault="00AE7589" w:rsidP="00AE7589">
                            <w:r>
                              <w:t xml:space="preserve">    </w:t>
                            </w:r>
                            <w:r w:rsidR="003132E2">
                              <w:t>“user”</w:t>
                            </w:r>
                            <w:r>
                              <w:t xml:space="preserve">: </w:t>
                            </w:r>
                            <w:r w:rsidR="003132E2">
                              <w:t>“”</w:t>
                            </w:r>
                            <w:r>
                              <w:t>,</w:t>
                            </w:r>
                          </w:p>
                          <w:p w14:paraId="3B3090A8" w14:textId="7FC85FE8" w:rsidR="00AE7589" w:rsidRDefault="00AE7589" w:rsidP="003132E2">
                            <w:r>
                              <w:t xml:space="preserve">    </w:t>
                            </w:r>
                            <w:r w:rsidR="003132E2">
                              <w:t>“mfp_serial”: “MFP000000”</w:t>
                            </w:r>
                          </w:p>
                          <w:p w14:paraId="512A53A6" w14:textId="77777777" w:rsidR="00AE7589" w:rsidRDefault="00AE7589" w:rsidP="00AE7589">
                            <w:r>
                              <w:t xml:space="preserve">  }</w:t>
                            </w:r>
                          </w:p>
                          <w:p w14:paraId="7DF04AAE" w14:textId="5FD7E03E" w:rsidR="00B9630A" w:rsidRDefault="00AE7589" w:rsidP="00AE7589">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95F69F2" id="_x0000_t202" coordsize="21600,21600" o:spt="202" path="m,l,21600r21600,l21600,xe">
                <v:stroke joinstyle="miter"/>
                <v:path gradientshapeok="t" o:connecttype="rect"/>
              </v:shapetype>
              <v:shape id="テキスト ボックス 2" o:spid="_x0000_s1026" type="#_x0000_t202" style="position:absolute;margin-left:-4.8pt;margin-top:43.5pt;width:405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">
                <v:textbox style="mso-fit-shape-to-text:t">
                  <w:txbxContent>
                    <w:p w14:paraId="2B58EFED" w14:textId="77777777" w:rsidR="00AE7589" w:rsidRDefault="00AE7589" w:rsidP="00AE7589">
                      <w:r>
                        <w:t>{</w:t>
                      </w:r>
                    </w:p>
                    <w:p w14:paraId="0DF932BD" w14:textId="5344A2FF" w:rsidR="00AE7589" w:rsidRDefault="00AE7589" w:rsidP="00AE7589">
                      <w:r>
                        <w:t xml:space="preserve">  “destinations”: [ “did:unid:test:xxxxxxxxxxxxxx” ],</w:t>
                      </w:r>
                    </w:p>
                    <w:p w14:paraId="2C1C35C2" w14:textId="3E0768E7" w:rsidR="00AE7589" w:rsidRDefault="00AE7589" w:rsidP="00AE7589">
                      <w:r>
                        <w:t xml:space="preserve">  “messages”: [ {</w:t>
                      </w:r>
                    </w:p>
                    <w:p w14:paraId="67A34E7B" w14:textId="7F06B84B" w:rsidR="003132E2" w:rsidRDefault="00AE7589" w:rsidP="00AE7589">
                      <w:r>
                        <w:t xml:space="preserve">    “filename”: “example.pdf”,</w:t>
                      </w:r>
                    </w:p>
                    <w:p w14:paraId="2F3E3528" w14:textId="0E191D9F" w:rsidR="00AE7589" w:rsidRDefault="00AE7589" w:rsidP="00AE7589">
                      <w:r>
                        <w:t xml:space="preserve">    “base64_data”: </w:t>
                      </w:r>
                      <w:r w:rsidRPr="00AE7589">
                        <w:t>"</w:t>
                      </w:r>
                      <w:r w:rsidR="005947A0">
                        <w:t>EXAMPLE</w:t>
                      </w:r>
                      <w:r w:rsidRPr="00AE7589">
                        <w:t>=="</w:t>
                      </w:r>
                      <w:r>
                        <w:t>,</w:t>
                      </w:r>
                    </w:p>
                    <w:p w14:paraId="35FF23BB" w14:textId="01687C38" w:rsidR="003132E2" w:rsidRPr="003132E2" w:rsidRDefault="003132E2" w:rsidP="00AE7589">
                      <w:r>
                        <w:t xml:space="preserve">    “media_type”: “</w:t>
                      </w:r>
                      <w:r w:rsidRPr="003132E2">
                        <w:t>application/pdf</w:t>
                      </w:r>
                      <w:r>
                        <w:t>”,</w:t>
                      </w:r>
                    </w:p>
                    <w:p w14:paraId="56F382B6" w14:textId="4C46C8DD" w:rsidR="00AE7589" w:rsidRDefault="00AE7589" w:rsidP="00AE7589">
                      <w:r>
                        <w:t xml:space="preserve">  }],</w:t>
                      </w:r>
                    </w:p>
                    <w:p w14:paraId="0A040CCC" w14:textId="77777777" w:rsidR="009942F4" w:rsidRDefault="00AE7589" w:rsidP="009942F4">
                      <w:r>
                        <w:t xml:space="preserve">  </w:t>
                      </w:r>
                      <w:r w:rsidR="003132E2">
                        <w:t>“m</w:t>
                      </w:r>
                      <w:r>
                        <w:t>etadata</w:t>
                      </w:r>
                      <w:r w:rsidR="003132E2">
                        <w:t>”</w:t>
                      </w:r>
                      <w:r>
                        <w:t>: {</w:t>
                      </w:r>
                    </w:p>
                    <w:p w14:paraId="56EA62B9" w14:textId="578ED1F8" w:rsidR="00AE7589" w:rsidRDefault="009942F4" w:rsidP="00AE7589">
                      <w:r>
                        <w:rPr>
                          <w:rFonts w:hint="eastAsia"/>
                        </w:rPr>
                        <w:t xml:space="preserve">    "location": "会議室A",</w:t>
                      </w:r>
                    </w:p>
                    <w:p w14:paraId="78DA2E8B" w14:textId="4AB23F74" w:rsidR="00AE7589" w:rsidRDefault="00AE7589" w:rsidP="00AE7589">
                      <w:r>
                        <w:t xml:space="preserve">    </w:t>
                      </w:r>
                      <w:r w:rsidR="003132E2">
                        <w:t>“user”</w:t>
                      </w:r>
                      <w:r>
                        <w:t xml:space="preserve">: </w:t>
                      </w:r>
                      <w:r w:rsidR="003132E2">
                        <w:t>“”</w:t>
                      </w:r>
                      <w:r>
                        <w:t>,</w:t>
                      </w:r>
                    </w:p>
                    <w:p w14:paraId="3B3090A8" w14:textId="7FC85FE8" w:rsidR="00AE7589" w:rsidRDefault="00AE7589" w:rsidP="003132E2">
                      <w:r>
                        <w:t xml:space="preserve">    </w:t>
                      </w:r>
                      <w:r w:rsidR="003132E2">
                        <w:t>“mfp_serial”: “MFP000000”</w:t>
                      </w:r>
                    </w:p>
                    <w:p w14:paraId="512A53A6" w14:textId="77777777" w:rsidR="00AE7589" w:rsidRDefault="00AE7589" w:rsidP="00AE7589">
                      <w:r>
                        <w:t xml:space="preserve">  }</w:t>
                      </w:r>
                    </w:p>
                    <w:p w14:paraId="7DF04AAE" w14:textId="5FD7E03E" w:rsidR="00B9630A" w:rsidRDefault="00AE7589" w:rsidP="00AE7589">
                      <w:r>
                        <w:t>}</w:t>
                      </w:r>
                    </w:p>
                  </w:txbxContent>
                </v:textbox>
                <w10:wrap type="square"/>
              </v:shape>
            </w:pict>
          </mc:Fallback>
        </mc:AlternateContent>
      </w:r>
      <w:r w:rsidR="00AE7589">
        <w:rPr>
          <w:rFonts w:hint="eastAsia"/>
        </w:rPr>
        <w:t>m</w:t>
      </w:r>
      <w:r w:rsidR="00AE7589">
        <w:t xml:space="preserve">atadata.mfp_serial: </w:t>
      </w:r>
      <w:r w:rsidR="00AE7589">
        <w:rPr>
          <w:rFonts w:hint="eastAsia"/>
        </w:rPr>
        <w:t>MFPのシリアル番号</w:t>
      </w:r>
    </w:p>
    <w:p w14:paraId="6B626406" w14:textId="7F6F45D9" w:rsidR="00D22B2A" w:rsidRDefault="00D22B2A" w:rsidP="00D22B2A">
      <w:pPr>
        <w:jc w:val="center"/>
      </w:pPr>
      <w:r>
        <w:rPr>
          <w:rFonts w:hint="eastAsia"/>
        </w:rPr>
        <w:t>E</w:t>
      </w:r>
      <w:r>
        <w:t>DGE Agent</w:t>
      </w:r>
      <w:r>
        <w:rPr>
          <w:rFonts w:hint="eastAsia"/>
        </w:rPr>
        <w:t>に渡すデータの例</w:t>
      </w:r>
    </w:p>
    <w:p w14:paraId="1F53B596" w14:textId="25D022BD" w:rsidR="00FE0B60" w:rsidRDefault="00FE0B60" w:rsidP="00FE0B60">
      <w:r>
        <w:rPr>
          <w:rFonts w:hint="eastAsia"/>
        </w:rPr>
        <w:t>スキャンの結果、複数ファイルが生成された場合、</w:t>
      </w:r>
      <w:r>
        <w:t>“messages”</w:t>
      </w:r>
      <w:r>
        <w:rPr>
          <w:rFonts w:hint="eastAsia"/>
        </w:rPr>
        <w:t>の配列に複数ファイルを入れて渡すことができる</w:t>
      </w:r>
      <w:r w:rsidR="00984A3A">
        <w:rPr>
          <w:rFonts w:hint="eastAsia"/>
        </w:rPr>
        <w:t>。</w:t>
      </w:r>
    </w:p>
    <w:p w14:paraId="22928176" w14:textId="77777777" w:rsidR="00386F41" w:rsidRDefault="00386F41" w:rsidP="007C3C1C"/>
    <w:p w14:paraId="0D1DE702" w14:textId="22536C83" w:rsidR="00B9630A" w:rsidRDefault="00B9630A" w:rsidP="00B9630A">
      <w:pPr>
        <w:pStyle w:val="3"/>
      </w:pPr>
      <w:bookmarkStart w:id="12" w:name="_Toc127974529"/>
      <w:r>
        <w:rPr>
          <w:rFonts w:hint="eastAsia"/>
        </w:rPr>
        <w:lastRenderedPageBreak/>
        <w:t>3</w:t>
      </w:r>
      <w:r>
        <w:t xml:space="preserve">.1.5 </w:t>
      </w:r>
      <w:r>
        <w:rPr>
          <w:rFonts w:hint="eastAsia"/>
        </w:rPr>
        <w:t>送信結果を表示する</w:t>
      </w:r>
      <w:bookmarkEnd w:id="12"/>
    </w:p>
    <w:p w14:paraId="1787E7E8" w14:textId="17B4D286" w:rsidR="00B9630A" w:rsidRDefault="004954AB" w:rsidP="007C3C1C">
      <w:r>
        <w:rPr>
          <w:rFonts w:hint="eastAsia"/>
        </w:rPr>
        <w:t>電子化文書の送信後、送信結果を表示する。文書管理システムの処理結果に関わらず、送信に成功したかどうかの結果を返す</w:t>
      </w:r>
    </w:p>
    <w:p w14:paraId="4A86CC2D" w14:textId="77777777" w:rsidR="00984A3A" w:rsidRPr="004954AB" w:rsidRDefault="00984A3A" w:rsidP="00984A3A"/>
    <w:p w14:paraId="124A68B1" w14:textId="1F1CCB25" w:rsidR="005E6BC1" w:rsidRDefault="004954AB" w:rsidP="00C13DE0">
      <w:pPr>
        <w:pStyle w:val="3"/>
      </w:pPr>
      <w:bookmarkStart w:id="13" w:name="_Toc127974530"/>
      <w:r>
        <w:rPr>
          <w:rFonts w:hint="eastAsia"/>
        </w:rPr>
        <w:t>3</w:t>
      </w:r>
      <w:r>
        <w:t xml:space="preserve">.1.6 </w:t>
      </w:r>
      <w:r w:rsidR="00C13DE0">
        <w:rPr>
          <w:rFonts w:hint="eastAsia"/>
        </w:rPr>
        <w:t>D</w:t>
      </w:r>
      <w:r w:rsidR="00C13DE0">
        <w:t>ID</w:t>
      </w:r>
      <w:r w:rsidR="00B9630A">
        <w:rPr>
          <w:rFonts w:hint="eastAsia"/>
        </w:rPr>
        <w:t>を生成</w:t>
      </w:r>
      <w:r w:rsidR="00027E03">
        <w:rPr>
          <w:rFonts w:hint="eastAsia"/>
        </w:rPr>
        <w:t>/登録</w:t>
      </w:r>
      <w:r w:rsidR="00B9630A">
        <w:rPr>
          <w:rFonts w:hint="eastAsia"/>
        </w:rPr>
        <w:t>する</w:t>
      </w:r>
      <w:bookmarkEnd w:id="13"/>
    </w:p>
    <w:p w14:paraId="3D92DA7A" w14:textId="17C5C4D0" w:rsidR="00984A3A" w:rsidRDefault="00C13DE0" w:rsidP="00C13DE0">
      <w:r>
        <w:rPr>
          <w:rFonts w:hint="eastAsia"/>
        </w:rPr>
        <w:t>スキャンアプリは</w:t>
      </w:r>
      <w:r w:rsidR="00984A3A">
        <w:rPr>
          <w:rFonts w:hint="eastAsia"/>
        </w:rPr>
        <w:t>起動時にDID Documentが記載されたファイルをオープンし、MFPのDIDを取得する。そのファイルが存在しないとき、</w:t>
      </w:r>
      <w:r w:rsidRPr="00C13DE0">
        <w:t>EDGE Agent</w:t>
      </w:r>
      <w:r>
        <w:rPr>
          <w:rFonts w:hint="eastAsia"/>
        </w:rPr>
        <w:t>を呼び出し</w:t>
      </w:r>
      <w:r w:rsidR="005B79BA">
        <w:rPr>
          <w:rFonts w:hint="eastAsia"/>
        </w:rPr>
        <w:t>て</w:t>
      </w:r>
      <w:r w:rsidR="00984A3A">
        <w:rPr>
          <w:rFonts w:hint="eastAsia"/>
        </w:rPr>
        <w:t>DID</w:t>
      </w:r>
      <w:r w:rsidR="005B79BA">
        <w:rPr>
          <w:rFonts w:hint="eastAsia"/>
        </w:rPr>
        <w:t>を</w:t>
      </w:r>
      <w:r w:rsidR="00984A3A">
        <w:rPr>
          <w:rFonts w:hint="eastAsia"/>
        </w:rPr>
        <w:t>生成</w:t>
      </w:r>
      <w:r w:rsidR="005B79BA">
        <w:rPr>
          <w:rFonts w:hint="eastAsia"/>
        </w:rPr>
        <w:t>する</w:t>
      </w:r>
      <w:r w:rsidR="00984A3A">
        <w:rPr>
          <w:rFonts w:hint="eastAsia"/>
        </w:rPr>
        <w:t>。</w:t>
      </w:r>
    </w:p>
    <w:p w14:paraId="6F6D1481" w14:textId="04A1E651" w:rsidR="00984A3A" w:rsidRDefault="00C13DE0" w:rsidP="00C13DE0">
      <w:r>
        <w:rPr>
          <w:rFonts w:hint="eastAsia"/>
        </w:rPr>
        <w:t>EDGE Agentは</w:t>
      </w:r>
      <w:r w:rsidR="00886C63">
        <w:rPr>
          <w:rFonts w:hint="eastAsia"/>
        </w:rPr>
        <w:t>真性</w:t>
      </w:r>
      <w:r w:rsidRPr="00C13DE0">
        <w:rPr>
          <w:rFonts w:hint="eastAsia"/>
        </w:rPr>
        <w:t>乱数を元に</w:t>
      </w:r>
      <w:r w:rsidR="00027E03">
        <w:rPr>
          <w:rFonts w:hint="eastAsia"/>
        </w:rPr>
        <w:t>公開鍵/秘密鍵のペアと、その公開鍵が記載された</w:t>
      </w:r>
      <w:r w:rsidRPr="00C13DE0">
        <w:t>DID</w:t>
      </w:r>
      <w:r>
        <w:rPr>
          <w:rFonts w:hint="eastAsia"/>
        </w:rPr>
        <w:t xml:space="preserve"> </w:t>
      </w:r>
      <w:r w:rsidRPr="00C13DE0">
        <w:t>Documentを生成する</w:t>
      </w:r>
      <w:r>
        <w:rPr>
          <w:rFonts w:hint="eastAsia"/>
        </w:rPr>
        <w:t>。</w:t>
      </w:r>
      <w:r w:rsidR="00027E03">
        <w:rPr>
          <w:rFonts w:hint="eastAsia"/>
        </w:rPr>
        <w:t>秘密鍵はMFPのTPMを使ってセキュアに保存する。</w:t>
      </w:r>
      <w:r w:rsidR="00984A3A">
        <w:rPr>
          <w:rFonts w:hint="eastAsia"/>
        </w:rPr>
        <w:t>EDGE</w:t>
      </w:r>
      <w:r w:rsidR="00984A3A">
        <w:t xml:space="preserve"> Agent</w:t>
      </w:r>
      <w:r w:rsidR="00984A3A">
        <w:rPr>
          <w:rFonts w:hint="eastAsia"/>
        </w:rPr>
        <w:t>はDID</w:t>
      </w:r>
      <w:r w:rsidR="00984A3A">
        <w:t xml:space="preserve"> Document</w:t>
      </w:r>
      <w:r w:rsidR="00984A3A">
        <w:rPr>
          <w:rFonts w:hint="eastAsia"/>
        </w:rPr>
        <w:t>をスキャンアプリに返す。スキャンアプリは生成されたDID Documentをアプリ内の領域にファイルとして保存する。</w:t>
      </w:r>
    </w:p>
    <w:p w14:paraId="7EA60E50" w14:textId="4053F1B9" w:rsidR="00027E03" w:rsidRDefault="00027E03" w:rsidP="00C13DE0">
      <w:r>
        <w:rPr>
          <w:rFonts w:hint="eastAsia"/>
        </w:rPr>
        <w:t>EDGE</w:t>
      </w:r>
      <w:r>
        <w:t xml:space="preserve"> Agent</w:t>
      </w:r>
      <w:r>
        <w:rPr>
          <w:rFonts w:hint="eastAsia"/>
        </w:rPr>
        <w:t>はDID DocumentをHUBに登録する。</w:t>
      </w:r>
    </w:p>
    <w:p w14:paraId="0BE35B35" w14:textId="21EA9B49" w:rsidR="00984A3A" w:rsidRDefault="00027E03" w:rsidP="00984A3A">
      <w:r>
        <w:rPr>
          <w:rFonts w:hint="eastAsia"/>
        </w:rPr>
        <w:t>HUBはそのDID DocumentをDPKIに登録する。</w:t>
      </w:r>
    </w:p>
    <w:p w14:paraId="053CBD28" w14:textId="7FAD51A0" w:rsidR="005A61C8" w:rsidRDefault="00984A3A" w:rsidP="00C13DE0">
      <w:r>
        <w:rPr>
          <w:noProof/>
        </w:rPr>
        <w:lastRenderedPageBreak/>
        <mc:AlternateContent>
          <mc:Choice Requires="wps">
            <w:drawing>
              <wp:anchor distT="45720" distB="45720" distL="114300" distR="114300" simplePos="0" relativeHeight="251661312" behindDoc="0" locked="0" layoutInCell="1" allowOverlap="1" wp14:anchorId="37215772" wp14:editId="15246EAF">
                <wp:simplePos x="0" y="0"/>
                <wp:positionH relativeFrom="column">
                  <wp:posOffset>0</wp:posOffset>
                </wp:positionH>
                <wp:positionV relativeFrom="paragraph">
                  <wp:posOffset>378460</wp:posOffset>
                </wp:positionV>
                <wp:extent cx="5143500" cy="1404620"/>
                <wp:effectExtent l="0" t="0" r="19050" b="25400"/>
                <wp:wrapSquare wrapText="bothSides"/>
                <wp:docPr id="1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1404620"/>
                        </a:xfrm>
                        <a:prstGeom prst="rect">
                          <a:avLst/>
                        </a:prstGeom>
                        <a:solidFill>
                          <a:srgbClr val="FFFFFF"/>
                        </a:solidFill>
                        <a:ln w="9525">
                          <a:solidFill>
                            <a:srgbClr val="000000"/>
                          </a:solidFill>
                          <a:miter lim="800000"/>
                          <a:headEnd/>
                          <a:tailEnd/>
                        </a:ln>
                      </wps:spPr>
                      <wps:txbx>
                        <w:txbxContent>
                          <w:p w14:paraId="0006783C" w14:textId="77777777" w:rsidR="007F281B" w:rsidRDefault="007F281B" w:rsidP="007F281B">
                            <w:r>
                              <w:t>{</w:t>
                            </w:r>
                          </w:p>
                          <w:p w14:paraId="133F3F76" w14:textId="77777777" w:rsidR="007F281B" w:rsidRDefault="007F281B" w:rsidP="007F281B">
                            <w:r>
                              <w:t xml:space="preserve">    "@context": "https://www.w3.org/ns/did-resolution/v1",</w:t>
                            </w:r>
                          </w:p>
                          <w:p w14:paraId="7C72450B" w14:textId="77777777" w:rsidR="007F281B" w:rsidRDefault="007F281B" w:rsidP="007F281B">
                            <w:r>
                              <w:t xml:space="preserve">    "didDocument": {</w:t>
                            </w:r>
                          </w:p>
                          <w:p w14:paraId="46CFA0D0" w14:textId="77777777" w:rsidR="007F281B" w:rsidRDefault="007F281B" w:rsidP="007F281B">
                            <w:r>
                              <w:t xml:space="preserve">        "id": "did:unid:test:EiCwab0dfdUP1Ka9oZEBb7hVj3ZBPZ-tUGCM7nmceQjtOQ",</w:t>
                            </w:r>
                          </w:p>
                          <w:p w14:paraId="26592FE5" w14:textId="77777777" w:rsidR="007F281B" w:rsidRDefault="007F281B" w:rsidP="007F281B">
                            <w:r>
                              <w:t xml:space="preserve">        "publicKey": [</w:t>
                            </w:r>
                          </w:p>
                          <w:p w14:paraId="468F1FFC" w14:textId="77777777" w:rsidR="007F281B" w:rsidRDefault="007F281B" w:rsidP="007F281B">
                            <w:r>
                              <w:t xml:space="preserve">            {</w:t>
                            </w:r>
                          </w:p>
                          <w:p w14:paraId="30C44B00" w14:textId="2EDBC877" w:rsidR="007F281B" w:rsidRDefault="007F281B" w:rsidP="007F281B">
                            <w:r>
                              <w:t xml:space="preserve">                "id": "#signingKey",</w:t>
                            </w:r>
                          </w:p>
                          <w:p w14:paraId="757E1072" w14:textId="77777777" w:rsidR="007F281B" w:rsidRDefault="007F281B" w:rsidP="007F281B">
                            <w:r>
                              <w:t xml:space="preserve">                "type": "EcdsaSecp256k1VerificationKey2019",</w:t>
                            </w:r>
                          </w:p>
                          <w:p w14:paraId="127C1A1B" w14:textId="5551847F" w:rsidR="007F281B" w:rsidRDefault="007F281B" w:rsidP="007F281B">
                            <w:r>
                              <w:t xml:space="preserve">                "publicKeyJwk": {</w:t>
                            </w:r>
                          </w:p>
                          <w:p w14:paraId="3E022DB0" w14:textId="77777777" w:rsidR="007F281B" w:rsidRDefault="007F281B" w:rsidP="007F281B">
                            <w:r>
                              <w:t xml:space="preserve">                }</w:t>
                            </w:r>
                          </w:p>
                          <w:p w14:paraId="749F9565" w14:textId="77777777" w:rsidR="007F281B" w:rsidRDefault="007F281B" w:rsidP="007F281B">
                            <w:r>
                              <w:t xml:space="preserve">            }</w:t>
                            </w:r>
                          </w:p>
                          <w:p w14:paraId="096D6875" w14:textId="443CAF31" w:rsidR="007F281B" w:rsidRDefault="007F281B" w:rsidP="007F281B">
                            <w:r>
                              <w:t xml:space="preserve">        ],</w:t>
                            </w:r>
                          </w:p>
                          <w:p w14:paraId="454D0FF8" w14:textId="77777777" w:rsidR="007F281B" w:rsidRDefault="007F281B" w:rsidP="007F281B">
                            <w:r>
                              <w:t xml:space="preserve">        "authentication": [</w:t>
                            </w:r>
                          </w:p>
                          <w:p w14:paraId="386A712A" w14:textId="77777777" w:rsidR="007F281B" w:rsidRDefault="007F281B" w:rsidP="007F281B">
                            <w:r>
                              <w:t xml:space="preserve">            "#signingKey"</w:t>
                            </w:r>
                          </w:p>
                          <w:p w14:paraId="66842A74" w14:textId="77777777" w:rsidR="007F281B" w:rsidRDefault="007F281B" w:rsidP="007F281B">
                            <w:r>
                              <w:t xml:space="preserve">        ]</w:t>
                            </w:r>
                          </w:p>
                          <w:p w14:paraId="0374FD24" w14:textId="61B0C3B9" w:rsidR="007F281B" w:rsidRDefault="007F281B" w:rsidP="007F281B">
                            <w:r>
                              <w:t xml:space="preserve">    }</w:t>
                            </w:r>
                          </w:p>
                          <w:p w14:paraId="31466BE6" w14:textId="3A1FF1AB" w:rsidR="00984A3A" w:rsidRDefault="007F281B" w:rsidP="007F281B">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215772" id="_x0000_s1027" type="#_x0000_t202" style="position:absolute;margin-left:0;margin-top:29.8pt;width:40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">
                <v:textbox style="mso-fit-shape-to-text:t">
                  <w:txbxContent>
                    <w:p w14:paraId="0006783C" w14:textId="77777777" w:rsidR="007F281B" w:rsidRDefault="007F281B" w:rsidP="007F281B">
                      <w:r>
                        <w:t>{</w:t>
                      </w:r>
                    </w:p>
                    <w:p w14:paraId="133F3F76" w14:textId="77777777" w:rsidR="007F281B" w:rsidRDefault="007F281B" w:rsidP="007F281B">
                      <w:r>
                        <w:t xml:space="preserve">    "@context": "https://www.w3.org/ns/did-resolution/v1",</w:t>
                      </w:r>
                    </w:p>
                    <w:p w14:paraId="7C72450B" w14:textId="77777777" w:rsidR="007F281B" w:rsidRDefault="007F281B" w:rsidP="007F281B">
                      <w:r>
                        <w:t xml:space="preserve">    "didDocument": {</w:t>
                      </w:r>
                    </w:p>
                    <w:p w14:paraId="46CFA0D0" w14:textId="77777777" w:rsidR="007F281B" w:rsidRDefault="007F281B" w:rsidP="007F281B">
                      <w:r>
                        <w:t xml:space="preserve">        "id": "did:unid:test:EiCwab0dfdUP1Ka9oZEBb7hVj3ZBPZ-tUGCM7nmceQjtOQ",</w:t>
                      </w:r>
                    </w:p>
                    <w:p w14:paraId="26592FE5" w14:textId="77777777" w:rsidR="007F281B" w:rsidRDefault="007F281B" w:rsidP="007F281B">
                      <w:r>
                        <w:t xml:space="preserve">        "publicKey": [</w:t>
                      </w:r>
                    </w:p>
                    <w:p w14:paraId="468F1FFC" w14:textId="77777777" w:rsidR="007F281B" w:rsidRDefault="007F281B" w:rsidP="007F281B">
                      <w:r>
                        <w:t xml:space="preserve">            {</w:t>
                      </w:r>
                    </w:p>
                    <w:p w14:paraId="30C44B00" w14:textId="2EDBC877" w:rsidR="007F281B" w:rsidRDefault="007F281B" w:rsidP="007F281B">
                      <w:r>
                        <w:t xml:space="preserve">                "id": "#signingKey",</w:t>
                      </w:r>
                    </w:p>
                    <w:p w14:paraId="757E1072" w14:textId="77777777" w:rsidR="007F281B" w:rsidRDefault="007F281B" w:rsidP="007F281B">
                      <w:r>
                        <w:t xml:space="preserve">                "type": "EcdsaSecp256k1VerificationKey2019",</w:t>
                      </w:r>
                    </w:p>
                    <w:p w14:paraId="127C1A1B" w14:textId="5551847F" w:rsidR="007F281B" w:rsidRDefault="007F281B" w:rsidP="007F281B">
                      <w:r>
                        <w:t xml:space="preserve">                "publicKeyJwk": {</w:t>
                      </w:r>
                    </w:p>
                    <w:p w14:paraId="3E022DB0" w14:textId="77777777" w:rsidR="007F281B" w:rsidRDefault="007F281B" w:rsidP="007F281B">
                      <w:r>
                        <w:t xml:space="preserve">                }</w:t>
                      </w:r>
                    </w:p>
                    <w:p w14:paraId="749F9565" w14:textId="77777777" w:rsidR="007F281B" w:rsidRDefault="007F281B" w:rsidP="007F281B">
                      <w:r>
                        <w:t xml:space="preserve">            }</w:t>
                      </w:r>
                    </w:p>
                    <w:p w14:paraId="096D6875" w14:textId="443CAF31" w:rsidR="007F281B" w:rsidRDefault="007F281B" w:rsidP="007F281B">
                      <w:r>
                        <w:t xml:space="preserve">        ],</w:t>
                      </w:r>
                    </w:p>
                    <w:p w14:paraId="454D0FF8" w14:textId="77777777" w:rsidR="007F281B" w:rsidRDefault="007F281B" w:rsidP="007F281B">
                      <w:r>
                        <w:t xml:space="preserve">        "authentication": [</w:t>
                      </w:r>
                    </w:p>
                    <w:p w14:paraId="386A712A" w14:textId="77777777" w:rsidR="007F281B" w:rsidRDefault="007F281B" w:rsidP="007F281B">
                      <w:r>
                        <w:t xml:space="preserve">            "#signingKey"</w:t>
                      </w:r>
                    </w:p>
                    <w:p w14:paraId="66842A74" w14:textId="77777777" w:rsidR="007F281B" w:rsidRDefault="007F281B" w:rsidP="007F281B">
                      <w:r>
                        <w:t xml:space="preserve">        ]</w:t>
                      </w:r>
                    </w:p>
                    <w:p w14:paraId="0374FD24" w14:textId="61B0C3B9" w:rsidR="007F281B" w:rsidRDefault="007F281B" w:rsidP="007F281B">
                      <w:r>
                        <w:t xml:space="preserve">    }</w:t>
                      </w:r>
                    </w:p>
                    <w:p w14:paraId="31466BE6" w14:textId="3A1FF1AB" w:rsidR="00984A3A" w:rsidRDefault="007F281B" w:rsidP="007F281B">
                      <w:r>
                        <w:t>}</w:t>
                      </w:r>
                    </w:p>
                  </w:txbxContent>
                </v:textbox>
                <w10:wrap type="square"/>
              </v:shape>
            </w:pict>
          </mc:Fallback>
        </mc:AlternateContent>
      </w:r>
    </w:p>
    <w:p w14:paraId="6449E197" w14:textId="1592D29D" w:rsidR="00984A3A" w:rsidRDefault="00984A3A" w:rsidP="00E51EA9">
      <w:pPr>
        <w:jc w:val="center"/>
      </w:pPr>
      <w:r>
        <w:rPr>
          <w:rFonts w:hint="eastAsia"/>
        </w:rPr>
        <w:t>EDGE</w:t>
      </w:r>
      <w:r>
        <w:t xml:space="preserve"> Agent</w:t>
      </w:r>
      <w:r>
        <w:rPr>
          <w:rFonts w:hint="eastAsia"/>
        </w:rPr>
        <w:t>の返り値の例</w:t>
      </w:r>
    </w:p>
    <w:p w14:paraId="3CA69D76" w14:textId="77777777" w:rsidR="00E51EA9" w:rsidRPr="00C13DE0" w:rsidRDefault="00E51EA9" w:rsidP="00E51EA9"/>
    <w:p w14:paraId="529C30BF" w14:textId="14BFAFC1" w:rsidR="005947A0" w:rsidRDefault="005947A0" w:rsidP="005947A0">
      <w:pPr>
        <w:pStyle w:val="2"/>
      </w:pPr>
      <w:bookmarkStart w:id="14" w:name="_Toc127974531"/>
      <w:r>
        <w:rPr>
          <w:rFonts w:hint="eastAsia"/>
        </w:rPr>
        <w:t>3</w:t>
      </w:r>
      <w:r>
        <w:t xml:space="preserve">.2 </w:t>
      </w:r>
      <w:r>
        <w:rPr>
          <w:rFonts w:hint="eastAsia"/>
        </w:rPr>
        <w:t>文書管理システムの機能</w:t>
      </w:r>
      <w:bookmarkEnd w:id="14"/>
    </w:p>
    <w:p w14:paraId="42BC0C52" w14:textId="386F56F8" w:rsidR="00E51EA9" w:rsidRPr="00E51EA9" w:rsidRDefault="00E51EA9" w:rsidP="00E51EA9">
      <w:r>
        <w:rPr>
          <w:rFonts w:hint="eastAsia"/>
        </w:rPr>
        <w:t>文書管理システム</w:t>
      </w:r>
      <w:r w:rsidRPr="00E51EA9">
        <w:rPr>
          <w:rFonts w:hint="eastAsia"/>
        </w:rPr>
        <w:t>の機能を記載する。</w:t>
      </w:r>
      <w:r>
        <w:rPr>
          <w:rFonts w:hint="eastAsia"/>
        </w:rPr>
        <w:t>文書管理システム</w:t>
      </w:r>
      <w:r w:rsidRPr="00E51EA9">
        <w:rPr>
          <w:rFonts w:hint="eastAsia"/>
        </w:rPr>
        <w:t>が呼び出す</w:t>
      </w:r>
      <w:r w:rsidRPr="00E51EA9">
        <w:t>EDGE Agentの機能についても合わせて記載する。</w:t>
      </w:r>
    </w:p>
    <w:p w14:paraId="2BF777F9" w14:textId="2C5EBA85" w:rsidR="00617A56" w:rsidRDefault="00C13DE0" w:rsidP="00C13DE0">
      <w:pPr>
        <w:pStyle w:val="3"/>
      </w:pPr>
      <w:bookmarkStart w:id="15" w:name="_Toc127974532"/>
      <w:r>
        <w:rPr>
          <w:rFonts w:hint="eastAsia"/>
        </w:rPr>
        <w:lastRenderedPageBreak/>
        <w:t>3</w:t>
      </w:r>
      <w:r>
        <w:t>.</w:t>
      </w:r>
      <w:r w:rsidR="005947A0">
        <w:t>2</w:t>
      </w:r>
      <w:r>
        <w:t>.</w:t>
      </w:r>
      <w:r w:rsidR="005947A0">
        <w:t>1</w:t>
      </w:r>
      <w:r>
        <w:t xml:space="preserve"> </w:t>
      </w:r>
      <w:r w:rsidR="00617A56">
        <w:rPr>
          <w:rFonts w:hint="eastAsia"/>
        </w:rPr>
        <w:t>データを受信</w:t>
      </w:r>
      <w:r>
        <w:rPr>
          <w:rFonts w:hint="eastAsia"/>
        </w:rPr>
        <w:t>/復号/署名検証</w:t>
      </w:r>
      <w:r w:rsidR="00617A56">
        <w:rPr>
          <w:rFonts w:hint="eastAsia"/>
        </w:rPr>
        <w:t>する</w:t>
      </w:r>
      <w:bookmarkEnd w:id="15"/>
    </w:p>
    <w:p w14:paraId="097F6F23" w14:textId="672EBC09" w:rsidR="007F281B" w:rsidRDefault="007F281B" w:rsidP="007F281B">
      <w:r>
        <w:rPr>
          <w:rFonts w:hint="eastAsia"/>
        </w:rPr>
        <w:t>文書管理システムは</w:t>
      </w:r>
      <w:r w:rsidRPr="00C13DE0">
        <w:t>EDGE Agent</w:t>
      </w:r>
      <w:r>
        <w:rPr>
          <w:rFonts w:hint="eastAsia"/>
        </w:rPr>
        <w:t>で文書管理システムのDIDに対して</w:t>
      </w:r>
      <w:r>
        <w:t>DIDComm</w:t>
      </w:r>
      <w:r>
        <w:rPr>
          <w:rFonts w:hint="eastAsia"/>
        </w:rPr>
        <w:t>プロトコルに則りデータが送信されてくるのを待ち受ける。HUBより送信されるデータは下図のデータフォーマットとなっており、EDGEでのデータ受信後に</w:t>
      </w:r>
      <w:r>
        <w:t>DIDComm (Enc)</w:t>
      </w:r>
      <w:r>
        <w:rPr>
          <w:rFonts w:hint="eastAsia"/>
        </w:rPr>
        <w:t xml:space="preserve"> 部分の復号、</w:t>
      </w:r>
      <w:r>
        <w:t xml:space="preserve">DIDComm (Sign) </w:t>
      </w:r>
      <w:r>
        <w:rPr>
          <w:rFonts w:hint="eastAsia"/>
        </w:rPr>
        <w:t>部分の署名検証処理を行う。署名の検証処理に成功した場合は</w:t>
      </w:r>
      <w:r w:rsidR="009942F4">
        <w:rPr>
          <w:rFonts w:hint="eastAsia"/>
        </w:rPr>
        <w:t>文書</w:t>
      </w:r>
      <w:r>
        <w:rPr>
          <w:rFonts w:hint="eastAsia"/>
        </w:rPr>
        <w:t>管理システムに対してデータを受信したことを通知、署名の検証処理に失敗した場合はログにエラーとして記録し、データを破棄する。</w:t>
      </w:r>
    </w:p>
    <w:p w14:paraId="78D75A2B" w14:textId="77777777" w:rsidR="007F281B" w:rsidRDefault="007F281B" w:rsidP="007F281B">
      <w:pPr>
        <w:jc w:val="center"/>
      </w:pPr>
      <w:r>
        <w:rPr>
          <w:noProof/>
        </w:rPr>
        <w:drawing>
          <wp:inline distT="0" distB="0" distL="0" distR="0" wp14:anchorId="78AB1642" wp14:editId="5681DEE2">
            <wp:extent cx="2025389" cy="2009869"/>
            <wp:effectExtent l="0" t="0" r="0" b="0"/>
            <wp:docPr id="216" name="Picture 2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A picture containing 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41636" cy="2025992"/>
                    </a:xfrm>
                    <a:prstGeom prst="rect">
                      <a:avLst/>
                    </a:prstGeom>
                  </pic:spPr>
                </pic:pic>
              </a:graphicData>
            </a:graphic>
          </wp:inline>
        </w:drawing>
      </w:r>
    </w:p>
    <w:p w14:paraId="5454A82A" w14:textId="64807ECD" w:rsidR="00C13DE0" w:rsidRDefault="007F281B" w:rsidP="007F281B">
      <w:pPr>
        <w:jc w:val="center"/>
      </w:pPr>
      <w:r>
        <w:rPr>
          <w:rFonts w:hint="eastAsia"/>
        </w:rPr>
        <w:t>データ構造</w:t>
      </w:r>
    </w:p>
    <w:p w14:paraId="5805C5AC" w14:textId="77777777" w:rsidR="007F281B" w:rsidRPr="00C13DE0" w:rsidRDefault="007F281B" w:rsidP="00C13DE0"/>
    <w:p w14:paraId="1611F28C" w14:textId="341A3BE5" w:rsidR="000B4A4A" w:rsidRDefault="00C13DE0" w:rsidP="00C13DE0">
      <w:pPr>
        <w:pStyle w:val="3"/>
      </w:pPr>
      <w:bookmarkStart w:id="16" w:name="_Toc127974533"/>
      <w:r>
        <w:rPr>
          <w:rFonts w:hint="eastAsia"/>
        </w:rPr>
        <w:t>3</w:t>
      </w:r>
      <w:r>
        <w:t>.</w:t>
      </w:r>
      <w:r w:rsidR="005947A0">
        <w:t>2</w:t>
      </w:r>
      <w:r>
        <w:t>.</w:t>
      </w:r>
      <w:r w:rsidR="005947A0">
        <w:t>2</w:t>
      </w:r>
      <w:r>
        <w:t xml:space="preserve"> </w:t>
      </w:r>
      <w:r w:rsidR="00617A56">
        <w:rPr>
          <w:rFonts w:hint="eastAsia"/>
        </w:rPr>
        <w:t>受信データを文書として保存する</w:t>
      </w:r>
      <w:bookmarkEnd w:id="16"/>
    </w:p>
    <w:p w14:paraId="098290C8" w14:textId="3CE47CFE" w:rsidR="007F281B" w:rsidRDefault="007F281B" w:rsidP="007F281B">
      <w:r>
        <w:rPr>
          <w:rFonts w:hint="eastAsia"/>
        </w:rPr>
        <w:t>E</w:t>
      </w:r>
      <w:r>
        <w:t>DGE</w:t>
      </w:r>
      <w:r>
        <w:rPr>
          <w:rFonts w:hint="eastAsia"/>
        </w:rPr>
        <w:t xml:space="preserve"> Agentよりデータ到着の通知を受けたことをトリガーとして、</w:t>
      </w:r>
      <w:r w:rsidR="009942F4">
        <w:rPr>
          <w:rFonts w:hint="eastAsia"/>
        </w:rPr>
        <w:t>文書</w:t>
      </w:r>
      <w:r>
        <w:rPr>
          <w:rFonts w:hint="eastAsia"/>
        </w:rPr>
        <w:t>管理システムから</w:t>
      </w:r>
      <w:r>
        <w:t>EDGE</w:t>
      </w:r>
      <w:r>
        <w:rPr>
          <w:rFonts w:hint="eastAsia"/>
        </w:rPr>
        <w:t xml:space="preserve"> Agentに対してデータ取得要求を出す。文書管理システムは受信したデータに含まれるb</w:t>
      </w:r>
      <w:r>
        <w:t>ase64</w:t>
      </w:r>
      <w:r>
        <w:rPr>
          <w:rFonts w:hint="eastAsia"/>
        </w:rPr>
        <w:t>エンコードされた電子化文書をデコードしたものとメタデータを文書管理システムの管理下に保存する。</w:t>
      </w:r>
    </w:p>
    <w:p w14:paraId="429C0959" w14:textId="771F6908" w:rsidR="005947A0" w:rsidRPr="007F281B" w:rsidRDefault="005947A0" w:rsidP="005947A0"/>
    <w:p w14:paraId="5E0714C3" w14:textId="50B46E95" w:rsidR="00CB6871" w:rsidRPr="00CB6871" w:rsidRDefault="005947A0" w:rsidP="00CB6871">
      <w:pPr>
        <w:pStyle w:val="3"/>
      </w:pPr>
      <w:bookmarkStart w:id="17" w:name="_Toc127974534"/>
      <w:r>
        <w:rPr>
          <w:rFonts w:hint="eastAsia"/>
        </w:rPr>
        <w:t>3</w:t>
      </w:r>
      <w:r>
        <w:t xml:space="preserve">.2.3 </w:t>
      </w:r>
      <w:r>
        <w:rPr>
          <w:rFonts w:hint="eastAsia"/>
        </w:rPr>
        <w:t>文書一覧を表示する</w:t>
      </w:r>
      <w:bookmarkEnd w:id="17"/>
    </w:p>
    <w:p w14:paraId="73343585" w14:textId="6FA13D21" w:rsidR="007F281B" w:rsidRDefault="007F281B" w:rsidP="007F281B">
      <w:r>
        <w:rPr>
          <w:rFonts w:hint="eastAsia"/>
        </w:rPr>
        <w:t>文書管理システムに保存されている電子化</w:t>
      </w:r>
      <w:r w:rsidR="00005953">
        <w:rPr>
          <w:rFonts w:hint="eastAsia"/>
        </w:rPr>
        <w:t>文書</w:t>
      </w:r>
      <w:r>
        <w:rPr>
          <w:rFonts w:hint="eastAsia"/>
        </w:rPr>
        <w:t>を以下に示すカラムとともにリストとして表示する。</w:t>
      </w:r>
    </w:p>
    <w:p w14:paraId="34F61CA3" w14:textId="765B836F" w:rsidR="007F281B" w:rsidRDefault="009942F4" w:rsidP="007F281B">
      <w:pPr>
        <w:pStyle w:val="a4"/>
        <w:numPr>
          <w:ilvl w:val="0"/>
          <w:numId w:val="23"/>
        </w:numPr>
        <w:ind w:leftChars="0"/>
      </w:pPr>
      <w:r>
        <w:rPr>
          <w:rFonts w:hint="eastAsia"/>
        </w:rPr>
        <w:t>文書</w:t>
      </w:r>
      <w:r w:rsidR="007F281B">
        <w:rPr>
          <w:rFonts w:hint="eastAsia"/>
        </w:rPr>
        <w:t>ID</w:t>
      </w:r>
    </w:p>
    <w:p w14:paraId="2FCE3615" w14:textId="57535B41" w:rsidR="009942F4" w:rsidRDefault="009942F4" w:rsidP="007F281B">
      <w:pPr>
        <w:pStyle w:val="a4"/>
        <w:numPr>
          <w:ilvl w:val="0"/>
          <w:numId w:val="23"/>
        </w:numPr>
        <w:ind w:leftChars="0"/>
      </w:pPr>
      <w:r>
        <w:rPr>
          <w:rFonts w:hint="eastAsia"/>
        </w:rPr>
        <w:t>設置場所</w:t>
      </w:r>
    </w:p>
    <w:p w14:paraId="2C22B0BA" w14:textId="5A00E891" w:rsidR="007F281B" w:rsidRDefault="009942F4" w:rsidP="009942F4">
      <w:pPr>
        <w:pStyle w:val="a4"/>
        <w:numPr>
          <w:ilvl w:val="0"/>
          <w:numId w:val="23"/>
        </w:numPr>
        <w:ind w:leftChars="0"/>
      </w:pPr>
      <w:r>
        <w:rPr>
          <w:rFonts w:hint="eastAsia"/>
        </w:rPr>
        <w:lastRenderedPageBreak/>
        <w:t>ファイル名</w:t>
      </w:r>
    </w:p>
    <w:p w14:paraId="49E287FE" w14:textId="77777777" w:rsidR="007F281B" w:rsidRDefault="007F281B" w:rsidP="007F281B">
      <w:pPr>
        <w:pStyle w:val="a4"/>
        <w:numPr>
          <w:ilvl w:val="0"/>
          <w:numId w:val="23"/>
        </w:numPr>
        <w:ind w:leftChars="0"/>
      </w:pPr>
      <w:r>
        <w:rPr>
          <w:rFonts w:hint="eastAsia"/>
        </w:rPr>
        <w:t>スキャン日時</w:t>
      </w:r>
    </w:p>
    <w:p w14:paraId="7F267D1B" w14:textId="77777777" w:rsidR="001C6F9D" w:rsidRPr="007F281B" w:rsidRDefault="001C6F9D" w:rsidP="001C6F9D"/>
    <w:p w14:paraId="4B8BE742" w14:textId="029A68A7" w:rsidR="005947A0" w:rsidRDefault="005947A0" w:rsidP="005947A0">
      <w:pPr>
        <w:pStyle w:val="3"/>
      </w:pPr>
      <w:bookmarkStart w:id="18" w:name="_Toc127974535"/>
      <w:r>
        <w:rPr>
          <w:rFonts w:hint="eastAsia"/>
        </w:rPr>
        <w:t>3</w:t>
      </w:r>
      <w:r>
        <w:t xml:space="preserve">.2.4 </w:t>
      </w:r>
      <w:r>
        <w:rPr>
          <w:rFonts w:hint="eastAsia"/>
        </w:rPr>
        <w:t>文書を表示する</w:t>
      </w:r>
      <w:bookmarkEnd w:id="18"/>
    </w:p>
    <w:p w14:paraId="2C9102DF" w14:textId="7726D60E" w:rsidR="007F281B" w:rsidRDefault="007F281B" w:rsidP="007F281B">
      <w:r>
        <w:rPr>
          <w:rFonts w:hint="eastAsia"/>
        </w:rPr>
        <w:t>文書管理システムに保存されている電子化</w:t>
      </w:r>
      <w:r w:rsidR="009942F4">
        <w:rPr>
          <w:rFonts w:hint="eastAsia"/>
        </w:rPr>
        <w:t>文書</w:t>
      </w:r>
      <w:r>
        <w:rPr>
          <w:rFonts w:hint="eastAsia"/>
        </w:rPr>
        <w:t>のうち、ユーザによって選択された</w:t>
      </w:r>
      <w:r w:rsidR="009942F4">
        <w:rPr>
          <w:rFonts w:hint="eastAsia"/>
        </w:rPr>
        <w:t>文書</w:t>
      </w:r>
      <w:r>
        <w:rPr>
          <w:rFonts w:hint="eastAsia"/>
        </w:rPr>
        <w:t>について以下に示すメタデータと共にその内容を表示する。</w:t>
      </w:r>
    </w:p>
    <w:p w14:paraId="5227ECA4" w14:textId="516BF7C9" w:rsidR="007F281B" w:rsidRDefault="009942F4" w:rsidP="007F281B">
      <w:pPr>
        <w:pStyle w:val="a4"/>
        <w:numPr>
          <w:ilvl w:val="0"/>
          <w:numId w:val="24"/>
        </w:numPr>
        <w:ind w:leftChars="0"/>
      </w:pPr>
      <w:r>
        <w:rPr>
          <w:rFonts w:hint="eastAsia"/>
        </w:rPr>
        <w:t>文書</w:t>
      </w:r>
      <w:r w:rsidR="007F281B">
        <w:rPr>
          <w:rFonts w:hint="eastAsia"/>
        </w:rPr>
        <w:t>ID</w:t>
      </w:r>
    </w:p>
    <w:p w14:paraId="60AE424B" w14:textId="77777777" w:rsidR="007F281B" w:rsidRDefault="007F281B" w:rsidP="007F281B">
      <w:pPr>
        <w:pStyle w:val="a4"/>
        <w:numPr>
          <w:ilvl w:val="0"/>
          <w:numId w:val="24"/>
        </w:numPr>
        <w:ind w:leftChars="0"/>
      </w:pPr>
      <w:r>
        <w:rPr>
          <w:rFonts w:hint="eastAsia"/>
        </w:rPr>
        <w:t>DID</w:t>
      </w:r>
    </w:p>
    <w:p w14:paraId="1832149C" w14:textId="08A36EB1" w:rsidR="007F281B" w:rsidRDefault="009942F4" w:rsidP="007F281B">
      <w:pPr>
        <w:pStyle w:val="a4"/>
        <w:numPr>
          <w:ilvl w:val="0"/>
          <w:numId w:val="24"/>
        </w:numPr>
        <w:ind w:leftChars="0"/>
      </w:pPr>
      <w:r>
        <w:rPr>
          <w:rFonts w:hint="eastAsia"/>
        </w:rPr>
        <w:t>ファイル</w:t>
      </w:r>
      <w:r w:rsidR="007F281B">
        <w:rPr>
          <w:rFonts w:hint="eastAsia"/>
        </w:rPr>
        <w:t>名</w:t>
      </w:r>
    </w:p>
    <w:p w14:paraId="544D6496" w14:textId="0F07BFF2" w:rsidR="007F281B" w:rsidRDefault="009942F4" w:rsidP="007F281B">
      <w:pPr>
        <w:pStyle w:val="a4"/>
        <w:numPr>
          <w:ilvl w:val="0"/>
          <w:numId w:val="24"/>
        </w:numPr>
        <w:ind w:leftChars="0"/>
      </w:pPr>
      <w:r>
        <w:rPr>
          <w:rFonts w:hint="eastAsia"/>
        </w:rPr>
        <w:t>設置場所</w:t>
      </w:r>
    </w:p>
    <w:p w14:paraId="3818A602" w14:textId="18EFBF9F" w:rsidR="007F281B" w:rsidRDefault="009942F4" w:rsidP="007F281B">
      <w:pPr>
        <w:pStyle w:val="a4"/>
        <w:numPr>
          <w:ilvl w:val="0"/>
          <w:numId w:val="24"/>
        </w:numPr>
        <w:ind w:leftChars="0"/>
      </w:pPr>
      <w:r>
        <w:rPr>
          <w:rFonts w:hint="eastAsia"/>
        </w:rPr>
        <w:t>MIMEタイプ</w:t>
      </w:r>
    </w:p>
    <w:p w14:paraId="4096E511" w14:textId="203FE257" w:rsidR="009942F4" w:rsidRDefault="009942F4" w:rsidP="007F281B">
      <w:pPr>
        <w:pStyle w:val="a4"/>
        <w:numPr>
          <w:ilvl w:val="0"/>
          <w:numId w:val="24"/>
        </w:numPr>
        <w:ind w:leftChars="0"/>
      </w:pPr>
      <w:r>
        <w:rPr>
          <w:rFonts w:hint="eastAsia"/>
        </w:rPr>
        <w:t>シリアル番号</w:t>
      </w:r>
    </w:p>
    <w:p w14:paraId="4DDAF5F3" w14:textId="2FAB77D8" w:rsidR="009942F4" w:rsidRDefault="009942F4" w:rsidP="007F281B">
      <w:pPr>
        <w:pStyle w:val="a4"/>
        <w:numPr>
          <w:ilvl w:val="0"/>
          <w:numId w:val="24"/>
        </w:numPr>
        <w:ind w:leftChars="0"/>
      </w:pPr>
      <w:r>
        <w:rPr>
          <w:rFonts w:hint="eastAsia"/>
        </w:rPr>
        <w:t>文書スキャン日時</w:t>
      </w:r>
    </w:p>
    <w:p w14:paraId="602166CB" w14:textId="66CBB7B7" w:rsidR="009942F4" w:rsidRDefault="009942F4" w:rsidP="007F281B">
      <w:pPr>
        <w:pStyle w:val="a4"/>
        <w:numPr>
          <w:ilvl w:val="0"/>
          <w:numId w:val="24"/>
        </w:numPr>
        <w:ind w:leftChars="0"/>
      </w:pPr>
      <w:r>
        <w:rPr>
          <w:rFonts w:hint="eastAsia"/>
        </w:rPr>
        <w:t>文書登録日時</w:t>
      </w:r>
    </w:p>
    <w:p w14:paraId="7B5BA600" w14:textId="326C511E" w:rsidR="007F281B" w:rsidRDefault="007F281B" w:rsidP="009942F4">
      <w:pPr>
        <w:pStyle w:val="a4"/>
        <w:numPr>
          <w:ilvl w:val="0"/>
          <w:numId w:val="24"/>
        </w:numPr>
        <w:ind w:leftChars="0"/>
      </w:pPr>
      <w:r>
        <w:t xml:space="preserve">DIDComm </w:t>
      </w:r>
      <w:r>
        <w:rPr>
          <w:rFonts w:hint="eastAsia"/>
        </w:rPr>
        <w:t>検証ステータス</w:t>
      </w:r>
    </w:p>
    <w:p w14:paraId="05FC36FA" w14:textId="1E7CF919" w:rsidR="007F281B" w:rsidRDefault="007F281B" w:rsidP="007F281B">
      <w:pPr>
        <w:pStyle w:val="a4"/>
        <w:numPr>
          <w:ilvl w:val="0"/>
          <w:numId w:val="24"/>
        </w:numPr>
        <w:ind w:leftChars="0"/>
      </w:pPr>
      <w:r>
        <w:rPr>
          <w:rFonts w:hint="eastAsia"/>
        </w:rPr>
        <w:t xml:space="preserve">ペイロード </w:t>
      </w:r>
      <w:r>
        <w:t>(</w:t>
      </w:r>
      <w:r w:rsidR="009942F4">
        <w:rPr>
          <w:rFonts w:hint="eastAsia"/>
        </w:rPr>
        <w:t>V</w:t>
      </w:r>
      <w:r w:rsidR="009942F4">
        <w:t xml:space="preserve">erifiable </w:t>
      </w:r>
      <w:r w:rsidR="009942F4">
        <w:rPr>
          <w:rFonts w:hint="eastAsia"/>
        </w:rPr>
        <w:t>C</w:t>
      </w:r>
      <w:r w:rsidR="009942F4">
        <w:t>redentials</w:t>
      </w:r>
      <w:r>
        <w:t>)</w:t>
      </w:r>
    </w:p>
    <w:p w14:paraId="37D5DABB" w14:textId="4EE5C0D2" w:rsidR="007F281B" w:rsidRDefault="007F281B" w:rsidP="007F281B">
      <w:pPr>
        <w:pStyle w:val="a4"/>
        <w:numPr>
          <w:ilvl w:val="0"/>
          <w:numId w:val="24"/>
        </w:numPr>
        <w:ind w:leftChars="0"/>
      </w:pPr>
      <w:r>
        <w:rPr>
          <w:rFonts w:hint="eastAsia"/>
        </w:rPr>
        <w:t>電子化</w:t>
      </w:r>
      <w:r w:rsidR="009942F4">
        <w:rPr>
          <w:rFonts w:hint="eastAsia"/>
        </w:rPr>
        <w:t>文書</w:t>
      </w:r>
      <w:r>
        <w:t xml:space="preserve"> (PDF </w:t>
      </w:r>
      <w:r>
        <w:rPr>
          <w:rFonts w:hint="eastAsia"/>
        </w:rPr>
        <w:t>形式で表示する</w:t>
      </w:r>
      <w:r>
        <w:t>)</w:t>
      </w:r>
    </w:p>
    <w:p w14:paraId="02BDE271" w14:textId="77777777" w:rsidR="001C6F9D" w:rsidRPr="007F281B" w:rsidRDefault="001C6F9D" w:rsidP="001C6F9D"/>
    <w:p w14:paraId="71739810" w14:textId="325E2304" w:rsidR="005947A0" w:rsidRDefault="005947A0" w:rsidP="005947A0">
      <w:pPr>
        <w:pStyle w:val="3"/>
      </w:pPr>
      <w:bookmarkStart w:id="19" w:name="_Toc127974536"/>
      <w:r>
        <w:rPr>
          <w:rFonts w:hint="eastAsia"/>
        </w:rPr>
        <w:t>3</w:t>
      </w:r>
      <w:r>
        <w:t xml:space="preserve">.2.5 </w:t>
      </w:r>
      <w:r>
        <w:rPr>
          <w:rFonts w:hint="eastAsia"/>
        </w:rPr>
        <w:t>文書を削除する</w:t>
      </w:r>
      <w:bookmarkEnd w:id="19"/>
    </w:p>
    <w:p w14:paraId="45ED79E1" w14:textId="161F95E2" w:rsidR="007F281B" w:rsidRDefault="009942F4" w:rsidP="007F281B">
      <w:r>
        <w:rPr>
          <w:rFonts w:hint="eastAsia"/>
        </w:rPr>
        <w:t>文書</w:t>
      </w:r>
      <w:r w:rsidR="007F281B">
        <w:rPr>
          <w:rFonts w:hint="eastAsia"/>
        </w:rPr>
        <w:t>管理システムに保存されている電子化</w:t>
      </w:r>
      <w:r>
        <w:rPr>
          <w:rFonts w:hint="eastAsia"/>
        </w:rPr>
        <w:t>文書</w:t>
      </w:r>
      <w:r w:rsidR="007F281B">
        <w:rPr>
          <w:rFonts w:hint="eastAsia"/>
        </w:rPr>
        <w:t>のうち、</w:t>
      </w:r>
      <w:r w:rsidR="00AD79B6">
        <w:rPr>
          <w:rFonts w:hint="eastAsia"/>
        </w:rPr>
        <w:t>ユーザ</w:t>
      </w:r>
      <w:r w:rsidR="007F281B">
        <w:rPr>
          <w:rFonts w:hint="eastAsia"/>
        </w:rPr>
        <w:t>が選択した</w:t>
      </w:r>
      <w:r>
        <w:rPr>
          <w:rFonts w:hint="eastAsia"/>
        </w:rPr>
        <w:t>文書</w:t>
      </w:r>
      <w:r w:rsidR="007F281B">
        <w:rPr>
          <w:rFonts w:hint="eastAsia"/>
        </w:rPr>
        <w:t>について削除処理を行う。本機能では</w:t>
      </w:r>
      <w:r>
        <w:rPr>
          <w:rFonts w:hint="eastAsia"/>
        </w:rPr>
        <w:t>文書</w:t>
      </w:r>
      <w:r w:rsidR="007F281B">
        <w:rPr>
          <w:rFonts w:hint="eastAsia"/>
        </w:rPr>
        <w:t>管理システムのデータベースから物理的にデータを削除することとし、電子化</w:t>
      </w:r>
      <w:r>
        <w:rPr>
          <w:rFonts w:hint="eastAsia"/>
        </w:rPr>
        <w:t>文書</w:t>
      </w:r>
      <w:r w:rsidR="007F281B">
        <w:rPr>
          <w:rFonts w:hint="eastAsia"/>
        </w:rPr>
        <w:t>とそれに紐付くメタデータ等の関連データもすべて削除する。データの削除後はデータを復旧することはできない。</w:t>
      </w:r>
    </w:p>
    <w:p w14:paraId="4269932A" w14:textId="10AA6B9B" w:rsidR="007F281B" w:rsidRDefault="007F281B" w:rsidP="007F281B">
      <w:r>
        <w:rPr>
          <w:rFonts w:hint="eastAsia"/>
        </w:rPr>
        <w:t>データを削除する際には以下に定義するメッセージを含むダイアログを表示し、</w:t>
      </w:r>
      <w:r w:rsidR="00AD79B6">
        <w:rPr>
          <w:rFonts w:hint="eastAsia"/>
        </w:rPr>
        <w:t>ユーザ</w:t>
      </w:r>
      <w:r>
        <w:rPr>
          <w:rFonts w:hint="eastAsia"/>
        </w:rPr>
        <w:t>に対して処理の継続を確認する。</w:t>
      </w:r>
    </w:p>
    <w:p w14:paraId="673F97B5" w14:textId="1333DBC1" w:rsidR="007F281B" w:rsidRDefault="007F281B" w:rsidP="007F281B">
      <w:r>
        <w:rPr>
          <w:rFonts w:hint="eastAsia"/>
        </w:rPr>
        <w:lastRenderedPageBreak/>
        <w:t>「選択された○件の電子化</w:t>
      </w:r>
      <w:r w:rsidR="009942F4">
        <w:rPr>
          <w:rFonts w:hint="eastAsia"/>
        </w:rPr>
        <w:t>文書</w:t>
      </w:r>
      <w:r>
        <w:rPr>
          <w:rFonts w:hint="eastAsia"/>
        </w:rPr>
        <w:t>を削除します。削除後にデータを復旧することはできません。削除してもよろしいですか？」「はい」「キャンセル」</w:t>
      </w:r>
    </w:p>
    <w:p w14:paraId="0F627249" w14:textId="77777777" w:rsidR="001C6F9D" w:rsidRPr="007F281B" w:rsidRDefault="001C6F9D" w:rsidP="001C6F9D"/>
    <w:p w14:paraId="5672E5ED" w14:textId="5C7FCD69" w:rsidR="005947A0" w:rsidRPr="005947A0" w:rsidRDefault="005947A0" w:rsidP="005947A0">
      <w:pPr>
        <w:pStyle w:val="3"/>
      </w:pPr>
      <w:bookmarkStart w:id="20" w:name="_Toc127974537"/>
      <w:r>
        <w:t xml:space="preserve">3.2.6 </w:t>
      </w:r>
      <w:r>
        <w:rPr>
          <w:rFonts w:hint="eastAsia"/>
        </w:rPr>
        <w:t>ユーザ管理を行う</w:t>
      </w:r>
      <w:bookmarkEnd w:id="20"/>
    </w:p>
    <w:p w14:paraId="6F36E8BE" w14:textId="111B2790" w:rsidR="00CB6871" w:rsidRDefault="005947A0" w:rsidP="007F281B">
      <w:r>
        <w:rPr>
          <w:rFonts w:hint="eastAsia"/>
        </w:rPr>
        <w:t>文書管理システムの管理者は文書管理システムにアクセスするためのユーザを追加、削除、編集</w:t>
      </w:r>
      <w:r w:rsidR="009942F4" w:rsidRPr="009942F4">
        <w:t>(パスワード再設定)</w:t>
      </w:r>
      <w:r>
        <w:rPr>
          <w:rFonts w:hint="eastAsia"/>
        </w:rPr>
        <w:t>することができる</w:t>
      </w:r>
    </w:p>
    <w:p w14:paraId="22CBC111" w14:textId="77777777" w:rsidR="00386F41" w:rsidRPr="00CB6871" w:rsidRDefault="00386F41" w:rsidP="005947A0"/>
    <w:p w14:paraId="4E76602E" w14:textId="51B1AF1C" w:rsidR="00173DB6" w:rsidRDefault="00173DB6" w:rsidP="00173DB6">
      <w:pPr>
        <w:pStyle w:val="3"/>
      </w:pPr>
      <w:bookmarkStart w:id="21" w:name="_Toc127974538"/>
      <w:r>
        <w:rPr>
          <w:rFonts w:hint="eastAsia"/>
        </w:rPr>
        <w:t>3</w:t>
      </w:r>
      <w:r>
        <w:t xml:space="preserve">.2.7 </w:t>
      </w:r>
      <w:r>
        <w:rPr>
          <w:rFonts w:hint="eastAsia"/>
        </w:rPr>
        <w:t>D</w:t>
      </w:r>
      <w:r>
        <w:t>ID</w:t>
      </w:r>
      <w:r>
        <w:rPr>
          <w:rFonts w:hint="eastAsia"/>
        </w:rPr>
        <w:t>を生成する</w:t>
      </w:r>
      <w:bookmarkEnd w:id="21"/>
    </w:p>
    <w:p w14:paraId="1D695EA1" w14:textId="77777777" w:rsidR="007F281B" w:rsidRDefault="007F281B" w:rsidP="007F281B">
      <w:r>
        <w:rPr>
          <w:rFonts w:hint="eastAsia"/>
        </w:rPr>
        <w:t>文書管理システムは、事前設定としてEDGE Agentを呼び出し、DID</w:t>
      </w:r>
      <w:r>
        <w:t xml:space="preserve"> Document</w:t>
      </w:r>
      <w:r>
        <w:rPr>
          <w:rFonts w:hint="eastAsia"/>
        </w:rPr>
        <w:t>を生成する。</w:t>
      </w:r>
      <w:r>
        <w:t>EDGE Agent</w:t>
      </w:r>
      <w:r>
        <w:rPr>
          <w:rFonts w:hint="eastAsia"/>
        </w:rPr>
        <w:t>を呼び出す際に利用するコマンドは次の通りとする。</w:t>
      </w:r>
    </w:p>
    <w:tbl>
      <w:tblPr>
        <w:tblStyle w:val="af3"/>
        <w:tblW w:w="0" w:type="auto"/>
        <w:tblLook w:val="04A0" w:firstRow="1" w:lastRow="0" w:firstColumn="1" w:lastColumn="0" w:noHBand="0" w:noVBand="1"/>
      </w:tblPr>
      <w:tblGrid>
        <w:gridCol w:w="8494"/>
      </w:tblGrid>
      <w:tr w:rsidR="007F281B" w14:paraId="323C62B9" w14:textId="77777777" w:rsidTr="00BC0ED4">
        <w:tc>
          <w:tcPr>
            <w:tcW w:w="8494" w:type="dxa"/>
          </w:tcPr>
          <w:p w14:paraId="6E601589" w14:textId="77777777" w:rsidR="007F281B" w:rsidRDefault="007F281B" w:rsidP="00BC0ED4">
            <w:r w:rsidRPr="007D4667">
              <w:t>curl -X POST -H 'content-type: application/json' \</w:t>
            </w:r>
          </w:p>
          <w:p w14:paraId="77271ACF" w14:textId="77777777" w:rsidR="007F281B" w:rsidRDefault="007F281B" w:rsidP="00BC0ED4">
            <w:r>
              <w:t xml:space="preserve">  </w:t>
            </w:r>
            <w:r w:rsidRPr="007D4667">
              <w:t>--unix-socket '</w:t>
            </w:r>
            <w:r>
              <w:t>~/.unid/run/</w:t>
            </w:r>
            <w:r w:rsidRPr="007D4667">
              <w:t>unid.sock'</w:t>
            </w:r>
            <w:r>
              <w:t xml:space="preserve"> </w:t>
            </w:r>
            <w:r w:rsidRPr="007D4667">
              <w:t>'http:/local/identifiers'</w:t>
            </w:r>
          </w:p>
        </w:tc>
      </w:tr>
    </w:tbl>
    <w:p w14:paraId="0AD0F358" w14:textId="77777777" w:rsidR="00CB6871" w:rsidRPr="007F281B" w:rsidRDefault="00CB6871" w:rsidP="005947A0"/>
    <w:p w14:paraId="082A3B09" w14:textId="572770CE" w:rsidR="00027E03" w:rsidRDefault="00027E03">
      <w:r>
        <w:br w:type="page"/>
      </w:r>
    </w:p>
    <w:p w14:paraId="499C388C" w14:textId="69AC7EC7" w:rsidR="000F0FAB" w:rsidRDefault="000F0FAB" w:rsidP="000F0FAB">
      <w:pPr>
        <w:pStyle w:val="1"/>
        <w:numPr>
          <w:ilvl w:val="0"/>
          <w:numId w:val="2"/>
        </w:numPr>
      </w:pPr>
      <w:bookmarkStart w:id="22" w:name="_Toc127974539"/>
      <w:r>
        <w:rPr>
          <w:rFonts w:hint="eastAsia"/>
        </w:rPr>
        <w:lastRenderedPageBreak/>
        <w:t>画面遷移</w:t>
      </w:r>
      <w:bookmarkEnd w:id="22"/>
    </w:p>
    <w:p w14:paraId="19888564" w14:textId="77016D41" w:rsidR="005947A0" w:rsidRDefault="00D22B2A" w:rsidP="005947A0">
      <w:pPr>
        <w:pStyle w:val="2"/>
      </w:pPr>
      <w:bookmarkStart w:id="23" w:name="_Toc127974540"/>
      <w:r>
        <w:t>4</w:t>
      </w:r>
      <w:r w:rsidR="005947A0">
        <w:t xml:space="preserve">.1 </w:t>
      </w:r>
      <w:r w:rsidR="005947A0">
        <w:rPr>
          <w:rFonts w:hint="eastAsia"/>
        </w:rPr>
        <w:t>スキャンアプリの画面遷移</w:t>
      </w:r>
      <w:bookmarkEnd w:id="23"/>
    </w:p>
    <w:p w14:paraId="7DCAA756" w14:textId="116D8844" w:rsidR="002D7B2F" w:rsidRPr="002D7B2F" w:rsidRDefault="002D7B2F" w:rsidP="002D7B2F">
      <w:r>
        <w:rPr>
          <w:rFonts w:hint="eastAsia"/>
        </w:rPr>
        <w:t>スキャンアプリの画面遷移の図を示す。</w:t>
      </w:r>
      <w:r w:rsidR="00A7535F">
        <w:rPr>
          <w:rFonts w:hint="eastAsia"/>
        </w:rPr>
        <w:t>Setting, ScanSetting, JobFinish画面では</w:t>
      </w:r>
      <w:r w:rsidR="001C6F9D">
        <w:rPr>
          <w:rFonts w:hint="eastAsia"/>
        </w:rPr>
        <w:t>各画面が備える</w:t>
      </w:r>
      <w:r>
        <w:rPr>
          <w:rFonts w:hint="eastAsia"/>
        </w:rPr>
        <w:t>ボタンをクリックすることで</w:t>
      </w:r>
      <w:r w:rsidR="001C6F9D">
        <w:rPr>
          <w:rFonts w:hint="eastAsia"/>
        </w:rPr>
        <w:t>別の画面に</w:t>
      </w:r>
      <w:r>
        <w:rPr>
          <w:rFonts w:hint="eastAsia"/>
        </w:rPr>
        <w:t>遷移する。</w:t>
      </w:r>
      <w:r w:rsidR="00A7535F">
        <w:rPr>
          <w:rFonts w:hint="eastAsia"/>
        </w:rPr>
        <w:t>Scanning, Sending画面ではスキャン完了後、送信完了後に、自動的に次の画面に遷移する</w:t>
      </w:r>
    </w:p>
    <w:p w14:paraId="71BAE6AC" w14:textId="499B6463" w:rsidR="002D7B2F" w:rsidRPr="002D7B2F" w:rsidRDefault="00A7535F" w:rsidP="002D7B2F">
      <w:r>
        <w:rPr>
          <w:noProof/>
        </w:rPr>
        <w:drawing>
          <wp:inline distT="0" distB="0" distL="0" distR="0" wp14:anchorId="0504B371" wp14:editId="380C440C">
            <wp:extent cx="4543425" cy="1857375"/>
            <wp:effectExtent l="0" t="0" r="9525"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43425" cy="1857375"/>
                    </a:xfrm>
                    <a:prstGeom prst="rect">
                      <a:avLst/>
                    </a:prstGeom>
                    <a:noFill/>
                    <a:ln>
                      <a:noFill/>
                    </a:ln>
                  </pic:spPr>
                </pic:pic>
              </a:graphicData>
            </a:graphic>
          </wp:inline>
        </w:drawing>
      </w:r>
    </w:p>
    <w:p w14:paraId="62FA93BB" w14:textId="1E005926" w:rsidR="005947A0" w:rsidRDefault="00D22B2A" w:rsidP="005947A0">
      <w:pPr>
        <w:pStyle w:val="2"/>
      </w:pPr>
      <w:bookmarkStart w:id="24" w:name="_Toc127974541"/>
      <w:r>
        <w:t>4</w:t>
      </w:r>
      <w:r w:rsidR="005947A0">
        <w:t xml:space="preserve">.2 </w:t>
      </w:r>
      <w:r w:rsidR="005947A0">
        <w:rPr>
          <w:rFonts w:hint="eastAsia"/>
        </w:rPr>
        <w:t>文書管理システムの画面遷移</w:t>
      </w:r>
      <w:bookmarkEnd w:id="24"/>
    </w:p>
    <w:p w14:paraId="5A91FBF7" w14:textId="1176151A" w:rsidR="00D22B2A" w:rsidRPr="00D22B2A" w:rsidRDefault="00D22B2A" w:rsidP="00D22B2A">
      <w:r>
        <w:rPr>
          <w:rFonts w:hint="eastAsia"/>
        </w:rPr>
        <w:t>文書管理システムの画面遷移の図を示す。</w:t>
      </w:r>
    </w:p>
    <w:p w14:paraId="400677E6" w14:textId="1E3560B9" w:rsidR="00CA4416" w:rsidRDefault="007F281B" w:rsidP="00CA4416">
      <w:r>
        <w:rPr>
          <w:noProof/>
        </w:rPr>
        <w:drawing>
          <wp:inline distT="0" distB="0" distL="0" distR="0" wp14:anchorId="299B3C8E" wp14:editId="3BD2B9F9">
            <wp:extent cx="5400040" cy="227266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2272665"/>
                    </a:xfrm>
                    <a:prstGeom prst="rect">
                      <a:avLst/>
                    </a:prstGeom>
                    <a:noFill/>
                    <a:ln>
                      <a:noFill/>
                    </a:ln>
                  </pic:spPr>
                </pic:pic>
              </a:graphicData>
            </a:graphic>
          </wp:inline>
        </w:drawing>
      </w:r>
    </w:p>
    <w:p w14:paraId="689A62E5" w14:textId="77777777" w:rsidR="00027E03" w:rsidRDefault="00027E03" w:rsidP="00CA4416"/>
    <w:p w14:paraId="4D4903B0" w14:textId="21FF5AC3" w:rsidR="00027E03" w:rsidRDefault="00027E03">
      <w:r>
        <w:br w:type="page"/>
      </w:r>
    </w:p>
    <w:p w14:paraId="3A8C1F39" w14:textId="212ECF7A" w:rsidR="000F0FAB" w:rsidRDefault="000F0FAB" w:rsidP="000F0FAB">
      <w:pPr>
        <w:pStyle w:val="1"/>
        <w:numPr>
          <w:ilvl w:val="0"/>
          <w:numId w:val="2"/>
        </w:numPr>
      </w:pPr>
      <w:bookmarkStart w:id="25" w:name="_Toc127974542"/>
      <w:r>
        <w:rPr>
          <w:rFonts w:hint="eastAsia"/>
        </w:rPr>
        <w:lastRenderedPageBreak/>
        <w:t>画面構成</w:t>
      </w:r>
      <w:bookmarkEnd w:id="25"/>
    </w:p>
    <w:p w14:paraId="1BDA3E15" w14:textId="4654E137" w:rsidR="00D65DCB" w:rsidRPr="00D65DCB" w:rsidRDefault="00D65DCB" w:rsidP="00D65DCB">
      <w:r>
        <w:rPr>
          <w:rFonts w:hint="eastAsia"/>
        </w:rPr>
        <w:t>以下に画面構成を示す。各画面は案であり、詳細設計、実装で細部など変更される可能性がある</w:t>
      </w:r>
    </w:p>
    <w:p w14:paraId="383EAB9C" w14:textId="181A66D7" w:rsidR="000F0FAB" w:rsidRDefault="00D22B2A" w:rsidP="00D65DCB">
      <w:pPr>
        <w:pStyle w:val="2"/>
      </w:pPr>
      <w:bookmarkStart w:id="26" w:name="_Toc127974543"/>
      <w:r>
        <w:t>5</w:t>
      </w:r>
      <w:r w:rsidR="00D65DCB">
        <w:t xml:space="preserve">.1 </w:t>
      </w:r>
      <w:r w:rsidR="00D65DCB">
        <w:rPr>
          <w:rFonts w:hint="eastAsia"/>
        </w:rPr>
        <w:t>スキャンアプリの画面構成</w:t>
      </w:r>
      <w:bookmarkEnd w:id="26"/>
    </w:p>
    <w:p w14:paraId="120D3B3B" w14:textId="2875C547" w:rsidR="00D65DCB" w:rsidRDefault="00D22B2A" w:rsidP="00D65DCB">
      <w:pPr>
        <w:pStyle w:val="3"/>
      </w:pPr>
      <w:bookmarkStart w:id="27" w:name="_Toc127974544"/>
      <w:r>
        <w:t>5</w:t>
      </w:r>
      <w:r w:rsidR="00D65DCB">
        <w:t xml:space="preserve">.1.1 </w:t>
      </w:r>
      <w:r w:rsidR="00D65DCB">
        <w:rPr>
          <w:rFonts w:hint="eastAsia"/>
        </w:rPr>
        <w:t>設定画面</w:t>
      </w:r>
      <w:bookmarkEnd w:id="27"/>
    </w:p>
    <w:p w14:paraId="2BA396AA" w14:textId="33FC8184" w:rsidR="00BE5B72" w:rsidRPr="00BE5B72" w:rsidRDefault="00BE5B72" w:rsidP="00BE5B72">
      <w:r>
        <w:rPr>
          <w:rFonts w:hint="eastAsia"/>
        </w:rPr>
        <w:t>DID表示、宛先DID入力欄を備える。スキャン設定画面に遷移するためのボタンを備える。</w:t>
      </w:r>
    </w:p>
    <w:p w14:paraId="5560959B" w14:textId="7F53E94D" w:rsidR="00D65DCB" w:rsidRDefault="009942F4" w:rsidP="00D65DCB">
      <w:r>
        <w:rPr>
          <w:noProof/>
        </w:rPr>
        <w:drawing>
          <wp:inline distT="0" distB="0" distL="0" distR="0" wp14:anchorId="0559290D" wp14:editId="14FE6ACD">
            <wp:extent cx="5391150" cy="316230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3162300"/>
                    </a:xfrm>
                    <a:prstGeom prst="rect">
                      <a:avLst/>
                    </a:prstGeom>
                    <a:noFill/>
                    <a:ln>
                      <a:noFill/>
                    </a:ln>
                  </pic:spPr>
                </pic:pic>
              </a:graphicData>
            </a:graphic>
          </wp:inline>
        </w:drawing>
      </w:r>
    </w:p>
    <w:p w14:paraId="5B3D8A15" w14:textId="5AED1853" w:rsidR="00D65DCB" w:rsidRDefault="00D65DCB" w:rsidP="00D65DCB"/>
    <w:p w14:paraId="4D80EEC0" w14:textId="1F5B2317" w:rsidR="00D65DCB" w:rsidRDefault="00D22B2A" w:rsidP="00D65DCB">
      <w:pPr>
        <w:pStyle w:val="3"/>
      </w:pPr>
      <w:bookmarkStart w:id="28" w:name="_Toc127974545"/>
      <w:r>
        <w:t>5</w:t>
      </w:r>
      <w:r w:rsidR="00D65DCB">
        <w:t xml:space="preserve">.1.2 </w:t>
      </w:r>
      <w:r w:rsidR="00D65DCB">
        <w:rPr>
          <w:rFonts w:hint="eastAsia"/>
        </w:rPr>
        <w:t>スキャン設定画面</w:t>
      </w:r>
      <w:bookmarkEnd w:id="28"/>
    </w:p>
    <w:p w14:paraId="38678E51" w14:textId="77777777" w:rsidR="00BE5B72" w:rsidRDefault="00BE5B72" w:rsidP="00BE5B72">
      <w:r>
        <w:rPr>
          <w:rFonts w:hint="eastAsia"/>
        </w:rPr>
        <w:t>MFPシステムソフトによって表示されるスキャン設定画面。</w:t>
      </w:r>
    </w:p>
    <w:p w14:paraId="3349FC79" w14:textId="5581C488" w:rsidR="00BE5B72" w:rsidRPr="00BE5B72" w:rsidRDefault="00BE5B72" w:rsidP="00BE5B72">
      <w:r>
        <w:rPr>
          <w:rFonts w:hint="eastAsia"/>
        </w:rPr>
        <w:t>ファイル名、読み取りカラーなどの設定を行うことができる。</w:t>
      </w:r>
    </w:p>
    <w:p w14:paraId="262FB954" w14:textId="687A72AD" w:rsidR="00D65DCB" w:rsidRDefault="00D65DCB" w:rsidP="00D65DCB">
      <w:r>
        <w:rPr>
          <w:noProof/>
        </w:rPr>
        <w:lastRenderedPageBreak/>
        <w:drawing>
          <wp:inline distT="0" distB="0" distL="0" distR="0" wp14:anchorId="113F2EC9" wp14:editId="2D130CFD">
            <wp:extent cx="5400675" cy="3181350"/>
            <wp:effectExtent l="0" t="0" r="952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inline>
        </w:drawing>
      </w:r>
    </w:p>
    <w:p w14:paraId="145AC45C" w14:textId="12A956D6" w:rsidR="00D65DCB" w:rsidRDefault="00D65DCB" w:rsidP="00D65DCB"/>
    <w:p w14:paraId="05750DF0" w14:textId="3D86EADC" w:rsidR="00D65DCB" w:rsidRDefault="00D22B2A" w:rsidP="00D65DCB">
      <w:pPr>
        <w:pStyle w:val="3"/>
      </w:pPr>
      <w:bookmarkStart w:id="29" w:name="_Toc127974546"/>
      <w:r>
        <w:t>5</w:t>
      </w:r>
      <w:r w:rsidR="00D65DCB">
        <w:t xml:space="preserve">.1.3 </w:t>
      </w:r>
      <w:r w:rsidR="00D65DCB">
        <w:rPr>
          <w:rFonts w:hint="eastAsia"/>
        </w:rPr>
        <w:t>スキャン実行中画面</w:t>
      </w:r>
      <w:bookmarkEnd w:id="29"/>
    </w:p>
    <w:p w14:paraId="2C111E0F" w14:textId="15B4CE35" w:rsidR="00BE5B72" w:rsidRPr="00BE5B72" w:rsidRDefault="00BE5B72" w:rsidP="00BE5B72">
      <w:r>
        <w:rPr>
          <w:rFonts w:hint="eastAsia"/>
        </w:rPr>
        <w:t>原稿読み取り中</w:t>
      </w:r>
      <w:r w:rsidR="00833219">
        <w:rPr>
          <w:rFonts w:hint="eastAsia"/>
        </w:rPr>
        <w:t>にMFPシステムソフトによって</w:t>
      </w:r>
      <w:r>
        <w:rPr>
          <w:rFonts w:hint="eastAsia"/>
        </w:rPr>
        <w:t>表示される画面。</w:t>
      </w:r>
    </w:p>
    <w:p w14:paraId="59C4FF20" w14:textId="626FAD68" w:rsidR="00D65DCB" w:rsidRDefault="00D65DCB" w:rsidP="00D65DCB">
      <w:r>
        <w:rPr>
          <w:noProof/>
        </w:rPr>
        <w:drawing>
          <wp:inline distT="0" distB="0" distL="0" distR="0" wp14:anchorId="5EAFDAF9" wp14:editId="320FF6AF">
            <wp:extent cx="5400675" cy="3181350"/>
            <wp:effectExtent l="0" t="0" r="9525"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181350"/>
                    </a:xfrm>
                    <a:prstGeom prst="rect">
                      <a:avLst/>
                    </a:prstGeom>
                    <a:noFill/>
                    <a:ln>
                      <a:noFill/>
                    </a:ln>
                  </pic:spPr>
                </pic:pic>
              </a:graphicData>
            </a:graphic>
          </wp:inline>
        </w:drawing>
      </w:r>
    </w:p>
    <w:p w14:paraId="715C647E" w14:textId="7E77FB30" w:rsidR="00D65DCB" w:rsidRDefault="00D65DCB" w:rsidP="00D65DCB"/>
    <w:p w14:paraId="14729A47" w14:textId="1A6D1307" w:rsidR="00A7535F" w:rsidRDefault="00A7535F" w:rsidP="00A7535F">
      <w:pPr>
        <w:pStyle w:val="3"/>
      </w:pPr>
      <w:bookmarkStart w:id="30" w:name="_Toc127974547"/>
      <w:r>
        <w:lastRenderedPageBreak/>
        <w:t>5</w:t>
      </w:r>
      <w:r>
        <w:rPr>
          <w:rFonts w:hint="eastAsia"/>
        </w:rPr>
        <w:t>.1.4 送信中画面</w:t>
      </w:r>
      <w:bookmarkEnd w:id="30"/>
    </w:p>
    <w:p w14:paraId="5BEC5480" w14:textId="7E6C9574" w:rsidR="00A7535F" w:rsidRDefault="006D45B3" w:rsidP="00D65DCB">
      <w:r>
        <w:rPr>
          <w:rFonts w:hint="eastAsia"/>
        </w:rPr>
        <w:t>スキャン実行後、電子化文書の送信中に表示される画面</w:t>
      </w:r>
    </w:p>
    <w:p w14:paraId="26AE7BDA" w14:textId="0551A5D3" w:rsidR="006D45B3" w:rsidRDefault="006D45B3" w:rsidP="00D65DCB">
      <w:r>
        <w:rPr>
          <w:noProof/>
        </w:rPr>
        <w:drawing>
          <wp:inline distT="0" distB="0" distL="0" distR="0" wp14:anchorId="36A4A52A" wp14:editId="79D89824">
            <wp:extent cx="5391150" cy="3152775"/>
            <wp:effectExtent l="0" t="0" r="0" b="952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152775"/>
                    </a:xfrm>
                    <a:prstGeom prst="rect">
                      <a:avLst/>
                    </a:prstGeom>
                    <a:noFill/>
                    <a:ln>
                      <a:noFill/>
                    </a:ln>
                  </pic:spPr>
                </pic:pic>
              </a:graphicData>
            </a:graphic>
          </wp:inline>
        </w:drawing>
      </w:r>
    </w:p>
    <w:p w14:paraId="2EFB27C6" w14:textId="77777777" w:rsidR="006D45B3" w:rsidRDefault="006D45B3" w:rsidP="00D65DCB"/>
    <w:p w14:paraId="0D1CF2FE" w14:textId="0238F709" w:rsidR="00D65DCB" w:rsidRDefault="00D22B2A" w:rsidP="00BE5B72">
      <w:pPr>
        <w:pStyle w:val="3"/>
      </w:pPr>
      <w:bookmarkStart w:id="31" w:name="_Toc127974548"/>
      <w:r>
        <w:t>5</w:t>
      </w:r>
      <w:r w:rsidR="00BE5B72">
        <w:rPr>
          <w:rFonts w:hint="eastAsia"/>
        </w:rPr>
        <w:t>.1.</w:t>
      </w:r>
      <w:r w:rsidR="00A7535F">
        <w:t>5</w:t>
      </w:r>
      <w:r w:rsidR="00BE5B72">
        <w:rPr>
          <w:rFonts w:hint="eastAsia"/>
        </w:rPr>
        <w:t xml:space="preserve"> 実行結果画面</w:t>
      </w:r>
      <w:bookmarkEnd w:id="31"/>
    </w:p>
    <w:p w14:paraId="2C995559" w14:textId="71A63997" w:rsidR="00027E03" w:rsidRDefault="00BE5B72" w:rsidP="008537F6">
      <w:r>
        <w:rPr>
          <w:rFonts w:hint="eastAsia"/>
        </w:rPr>
        <w:t>スキャン実行結果、電子化文書送信結果を表示する画面</w:t>
      </w:r>
      <w:r w:rsidR="00027E03">
        <w:rPr>
          <w:rFonts w:hint="eastAsia"/>
        </w:rPr>
        <w:t>。</w:t>
      </w:r>
    </w:p>
    <w:p w14:paraId="0896F104" w14:textId="0F775FE3" w:rsidR="00BE5B72" w:rsidRDefault="008537F6" w:rsidP="00BE5B72">
      <w:r>
        <w:rPr>
          <w:noProof/>
        </w:rPr>
        <w:lastRenderedPageBreak/>
        <w:drawing>
          <wp:inline distT="0" distB="0" distL="0" distR="0" wp14:anchorId="15E9C72F" wp14:editId="403D6C7A">
            <wp:extent cx="5391150" cy="318135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181350"/>
                    </a:xfrm>
                    <a:prstGeom prst="rect">
                      <a:avLst/>
                    </a:prstGeom>
                    <a:noFill/>
                    <a:ln>
                      <a:noFill/>
                    </a:ln>
                  </pic:spPr>
                </pic:pic>
              </a:graphicData>
            </a:graphic>
          </wp:inline>
        </w:drawing>
      </w:r>
    </w:p>
    <w:p w14:paraId="1DC3D21A" w14:textId="1463370B" w:rsidR="00BE5B72" w:rsidRDefault="00BE5B72" w:rsidP="00BE5B72"/>
    <w:p w14:paraId="3D4350BA" w14:textId="3AB3ED65" w:rsidR="00BE5B72" w:rsidRDefault="00D22B2A" w:rsidP="00BE5B72">
      <w:pPr>
        <w:pStyle w:val="2"/>
      </w:pPr>
      <w:bookmarkStart w:id="32" w:name="_Toc127974549"/>
      <w:r>
        <w:t>5</w:t>
      </w:r>
      <w:r w:rsidR="00BE5B72">
        <w:t xml:space="preserve">.2 </w:t>
      </w:r>
      <w:r w:rsidR="00BE5B72">
        <w:rPr>
          <w:rFonts w:hint="eastAsia"/>
        </w:rPr>
        <w:t>文書管理システムの画面構成</w:t>
      </w:r>
      <w:bookmarkEnd w:id="32"/>
    </w:p>
    <w:p w14:paraId="6FDCB349" w14:textId="77777777" w:rsidR="00AD79B6" w:rsidRDefault="00AD79B6" w:rsidP="00AD79B6">
      <w:pPr>
        <w:pStyle w:val="3"/>
      </w:pPr>
      <w:bookmarkStart w:id="33" w:name="_Toc120756583"/>
      <w:bookmarkStart w:id="34" w:name="_Toc127974550"/>
      <w:r>
        <w:t xml:space="preserve">5.2.1 </w:t>
      </w:r>
      <w:r>
        <w:rPr>
          <w:rFonts w:hint="eastAsia"/>
        </w:rPr>
        <w:t>ログイン画面</w:t>
      </w:r>
      <w:bookmarkEnd w:id="33"/>
      <w:bookmarkEnd w:id="34"/>
    </w:p>
    <w:p w14:paraId="29E40AE4" w14:textId="05BCDCC4" w:rsidR="00AD79B6" w:rsidRPr="00702443" w:rsidRDefault="009942F4" w:rsidP="00AD79B6">
      <w:r>
        <w:rPr>
          <w:rFonts w:hint="eastAsia"/>
        </w:rPr>
        <w:t>文書</w:t>
      </w:r>
      <w:r w:rsidR="00AD79B6">
        <w:rPr>
          <w:rFonts w:hint="eastAsia"/>
        </w:rPr>
        <w:t>管理システムへ未ログイン状態でアクセスをした場合に表示される画面です。</w:t>
      </w:r>
    </w:p>
    <w:p w14:paraId="2C82A878" w14:textId="5435AF45" w:rsidR="00AD79B6" w:rsidRDefault="008B026D" w:rsidP="00AD79B6">
      <w:r>
        <w:rPr>
          <w:noProof/>
        </w:rPr>
        <w:lastRenderedPageBreak/>
        <mc:AlternateContent>
          <mc:Choice Requires="wps">
            <w:drawing>
              <wp:anchor distT="0" distB="0" distL="114300" distR="114300" simplePos="0" relativeHeight="251665408" behindDoc="0" locked="0" layoutInCell="1" allowOverlap="1" wp14:anchorId="2D068745" wp14:editId="5851AC64">
                <wp:simplePos x="0" y="0"/>
                <wp:positionH relativeFrom="column">
                  <wp:posOffset>3211830</wp:posOffset>
                </wp:positionH>
                <wp:positionV relativeFrom="paragraph">
                  <wp:posOffset>2637790</wp:posOffset>
                </wp:positionV>
                <wp:extent cx="1040860" cy="3429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040860" cy="342900"/>
                        </a:xfrm>
                        <a:prstGeom prst="rect">
                          <a:avLst/>
                        </a:prstGeom>
                        <a:noFill/>
                        <a:ln w="6350">
                          <a:noFill/>
                        </a:ln>
                      </wps:spPr>
                      <wps:txbx>
                        <w:txbxContent>
                          <w:p w14:paraId="6EFB2AA5" w14:textId="6637F7E8" w:rsidR="00AD79B6" w:rsidRPr="00BC0ED4" w:rsidRDefault="00AD79B6" w:rsidP="00AD79B6">
                            <w:pPr>
                              <w:rPr>
                                <w:color w:val="FF0000"/>
                              </w:rPr>
                            </w:pPr>
                            <w:r w:rsidRPr="00BC0ED4">
                              <w:rPr>
                                <w:color w:val="FF0000"/>
                              </w:rPr>
                              <w:t>(S01-E0</w:t>
                            </w:r>
                            <w:r w:rsidR="008B026D">
                              <w:rPr>
                                <w:color w:val="FF0000"/>
                              </w:rPr>
                              <w:t>1</w:t>
                            </w:r>
                            <w:r w:rsidRPr="00BC0ED4">
                              <w:rPr>
                                <w:color w:val="FF0000"/>
                              </w:rPr>
                              <w:t>)</w:t>
                            </w:r>
                          </w:p>
                          <w:p w14:paraId="349FE54B" w14:textId="77777777" w:rsidR="00AD79B6" w:rsidRPr="00BC0ED4" w:rsidRDefault="00AD79B6" w:rsidP="00AD79B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8745" id="Text Box 23" o:spid="_x0000_s1028" type="#_x0000_t202" style="position:absolute;margin-left:252.9pt;margin-top:207.7pt;width:81.95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" filled="f" stroked="f" strokeweight=".5pt">
                <v:textbox>
                  <w:txbxContent>
                    <w:p w14:paraId="6EFB2AA5" w14:textId="6637F7E8" w:rsidR="00AD79B6" w:rsidRPr="00BC0ED4" w:rsidRDefault="00AD79B6" w:rsidP="00AD79B6">
                      <w:pPr>
                        <w:rPr>
                          <w:color w:val="FF0000"/>
                        </w:rPr>
                      </w:pPr>
                      <w:r w:rsidRPr="00BC0ED4">
                        <w:rPr>
                          <w:color w:val="FF0000"/>
                        </w:rPr>
                        <w:t>(S01-E0</w:t>
                      </w:r>
                      <w:r w:rsidR="008B026D">
                        <w:rPr>
                          <w:color w:val="FF0000"/>
                        </w:rPr>
                        <w:t>1</w:t>
                      </w:r>
                      <w:r w:rsidRPr="00BC0ED4">
                        <w:rPr>
                          <w:color w:val="FF0000"/>
                        </w:rPr>
                        <w:t>)</w:t>
                      </w:r>
                    </w:p>
                    <w:p w14:paraId="349FE54B" w14:textId="77777777" w:rsidR="00AD79B6" w:rsidRPr="00BC0ED4" w:rsidRDefault="00AD79B6" w:rsidP="00AD79B6">
                      <w:pPr>
                        <w:rPr>
                          <w:color w:val="FF0000"/>
                        </w:rPr>
                      </w:pPr>
                    </w:p>
                  </w:txbxContent>
                </v:textbox>
              </v:shape>
            </w:pict>
          </mc:Fallback>
        </mc:AlternateContent>
      </w:r>
      <w:r w:rsidR="00AD79B6">
        <w:rPr>
          <w:noProof/>
        </w:rPr>
        <mc:AlternateContent>
          <mc:Choice Requires="wps">
            <w:drawing>
              <wp:anchor distT="0" distB="0" distL="114300" distR="114300" simplePos="0" relativeHeight="251663360" behindDoc="0" locked="0" layoutInCell="1" allowOverlap="1" wp14:anchorId="3580C00B" wp14:editId="27544887">
                <wp:simplePos x="0" y="0"/>
                <wp:positionH relativeFrom="column">
                  <wp:posOffset>3744595</wp:posOffset>
                </wp:positionH>
                <wp:positionV relativeFrom="paragraph">
                  <wp:posOffset>1282415</wp:posOffset>
                </wp:positionV>
                <wp:extent cx="1068070" cy="3429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068070" cy="342900"/>
                        </a:xfrm>
                        <a:prstGeom prst="rect">
                          <a:avLst/>
                        </a:prstGeom>
                        <a:noFill/>
                        <a:ln w="6350">
                          <a:noFill/>
                        </a:ln>
                      </wps:spPr>
                      <wps:txbx>
                        <w:txbxContent>
                          <w:p w14:paraId="5F4B06EE" w14:textId="77777777" w:rsidR="00AD79B6" w:rsidRPr="00BC0ED4" w:rsidRDefault="00AD79B6" w:rsidP="00AD79B6">
                            <w:pPr>
                              <w:rPr>
                                <w:color w:val="FF0000"/>
                              </w:rPr>
                            </w:pPr>
                            <w:r w:rsidRPr="00BC0ED4">
                              <w:rPr>
                                <w:color w:val="FF0000"/>
                              </w:rPr>
                              <w:t>(S01-C01)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80C00B" id="Text Box 21" o:spid="_x0000_s1029" type="#_x0000_t202" style="position:absolute;margin-left:294.85pt;margin-top:101pt;width:84.1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" filled="f" stroked="f" strokeweight=".5pt">
                <v:textbox>
                  <w:txbxContent>
                    <w:p w14:paraId="5F4B06EE" w14:textId="77777777" w:rsidR="00AD79B6" w:rsidRPr="00BC0ED4" w:rsidRDefault="00AD79B6" w:rsidP="00AD79B6">
                      <w:pPr>
                        <w:rPr>
                          <w:color w:val="FF0000"/>
                        </w:rPr>
                      </w:pPr>
                      <w:r w:rsidRPr="00BC0ED4">
                        <w:rPr>
                          <w:color w:val="FF0000"/>
                        </w:rPr>
                        <w:t>(S01-C01)</w:t>
                      </w:r>
                    </w:p>
                  </w:txbxContent>
                </v:textbox>
              </v:shape>
            </w:pict>
          </mc:Fallback>
        </mc:AlternateContent>
      </w:r>
      <w:r w:rsidR="00AD79B6">
        <w:rPr>
          <w:noProof/>
        </w:rPr>
        <mc:AlternateContent>
          <mc:Choice Requires="wps">
            <w:drawing>
              <wp:anchor distT="0" distB="0" distL="114300" distR="114300" simplePos="0" relativeHeight="251664384" behindDoc="0" locked="0" layoutInCell="1" allowOverlap="1" wp14:anchorId="676F3769" wp14:editId="6FCD471B">
                <wp:simplePos x="0" y="0"/>
                <wp:positionH relativeFrom="column">
                  <wp:posOffset>3754120</wp:posOffset>
                </wp:positionH>
                <wp:positionV relativeFrom="paragraph">
                  <wp:posOffset>1641825</wp:posOffset>
                </wp:positionV>
                <wp:extent cx="1057910" cy="34290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057910" cy="342900"/>
                        </a:xfrm>
                        <a:prstGeom prst="rect">
                          <a:avLst/>
                        </a:prstGeom>
                        <a:noFill/>
                        <a:ln w="6350">
                          <a:noFill/>
                        </a:ln>
                      </wps:spPr>
                      <wps:txbx>
                        <w:txbxContent>
                          <w:p w14:paraId="5FD6B7EF" w14:textId="77777777" w:rsidR="00AD79B6" w:rsidRPr="00BC0ED4" w:rsidRDefault="00AD79B6" w:rsidP="00AD79B6">
                            <w:pPr>
                              <w:rPr>
                                <w:color w:val="FF0000"/>
                              </w:rPr>
                            </w:pPr>
                            <w:r w:rsidRPr="00BC0ED4">
                              <w:rPr>
                                <w:color w:val="FF0000"/>
                              </w:rPr>
                              <w:t>(S01-C02)</w:t>
                            </w:r>
                          </w:p>
                          <w:p w14:paraId="4B5B3CBE" w14:textId="77777777" w:rsidR="00AD79B6" w:rsidRPr="00BC0ED4" w:rsidRDefault="00AD79B6" w:rsidP="00AD79B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6F3769" id="Text Box 22" o:spid="_x0000_s1030" type="#_x0000_t202" style="position:absolute;margin-left:295.6pt;margin-top:129.3pt;width:83.3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" filled="f" stroked="f" strokeweight=".5pt">
                <v:textbox>
                  <w:txbxContent>
                    <w:p w14:paraId="5FD6B7EF" w14:textId="77777777" w:rsidR="00AD79B6" w:rsidRPr="00BC0ED4" w:rsidRDefault="00AD79B6" w:rsidP="00AD79B6">
                      <w:pPr>
                        <w:rPr>
                          <w:color w:val="FF0000"/>
                        </w:rPr>
                      </w:pPr>
                      <w:r w:rsidRPr="00BC0ED4">
                        <w:rPr>
                          <w:color w:val="FF0000"/>
                        </w:rPr>
                        <w:t>(S01-C02)</w:t>
                      </w:r>
                    </w:p>
                    <w:p w14:paraId="4B5B3CBE" w14:textId="77777777" w:rsidR="00AD79B6" w:rsidRPr="00BC0ED4" w:rsidRDefault="00AD79B6" w:rsidP="00AD79B6">
                      <w:pPr>
                        <w:rPr>
                          <w:color w:val="FF0000"/>
                        </w:rPr>
                      </w:pPr>
                    </w:p>
                  </w:txbxContent>
                </v:textbox>
              </v:shape>
            </w:pict>
          </mc:Fallback>
        </mc:AlternateContent>
      </w:r>
      <w:r w:rsidR="009942F4">
        <w:rPr>
          <w:noProof/>
        </w:rPr>
        <w:drawing>
          <wp:inline distT="0" distB="0" distL="0" distR="0" wp14:anchorId="4F5E0382" wp14:editId="5E8E141C">
            <wp:extent cx="5400040" cy="3531870"/>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a:picLocks noChangeAspect="1"/>
                    </pic:cNvPicPr>
                  </pic:nvPicPr>
                  <pic:blipFill>
                    <a:blip r:embed="rId24"/>
                    <a:stretch>
                      <a:fillRect/>
                    </a:stretch>
                  </pic:blipFill>
                  <pic:spPr>
                    <a:xfrm>
                      <a:off x="0" y="0"/>
                      <a:ext cx="5400040" cy="3531870"/>
                    </a:xfrm>
                    <a:prstGeom prst="rect">
                      <a:avLst/>
                    </a:prstGeom>
                  </pic:spPr>
                </pic:pic>
              </a:graphicData>
            </a:graphic>
          </wp:inline>
        </w:drawing>
      </w:r>
    </w:p>
    <w:p w14:paraId="2B85BCB1" w14:textId="77777777" w:rsidR="00AD79B6" w:rsidRDefault="00AD79B6" w:rsidP="00AD79B6">
      <w:pPr>
        <w:pStyle w:val="4"/>
      </w:pPr>
      <w:r w:rsidRPr="007F6BEB">
        <w:rPr>
          <w:rFonts w:hint="eastAsia"/>
        </w:rPr>
        <w:t>コンポーネント定義</w:t>
      </w:r>
    </w:p>
    <w:p w14:paraId="44A49583" w14:textId="77777777" w:rsidR="00AD79B6" w:rsidRPr="000E7397" w:rsidRDefault="00AD79B6" w:rsidP="00AD79B6">
      <w:pPr>
        <w:pStyle w:val="a5"/>
        <w:jc w:val="center"/>
      </w:pPr>
      <w:r>
        <w:t xml:space="preserve">表 </w:t>
      </w:r>
      <w:fldSimple w:instr=" SEQ 表 \* ARABIC ">
        <w:r>
          <w:rPr>
            <w:noProof/>
          </w:rPr>
          <w:t>1</w:t>
        </w:r>
      </w:fldSimple>
      <w:r>
        <w:t xml:space="preserve"> S01-C01</w:t>
      </w:r>
    </w:p>
    <w:tbl>
      <w:tblPr>
        <w:tblStyle w:val="af3"/>
        <w:tblW w:w="0" w:type="auto"/>
        <w:tblLook w:val="04A0" w:firstRow="1" w:lastRow="0" w:firstColumn="1" w:lastColumn="0" w:noHBand="0" w:noVBand="1"/>
      </w:tblPr>
      <w:tblGrid>
        <w:gridCol w:w="2122"/>
        <w:gridCol w:w="6372"/>
      </w:tblGrid>
      <w:tr w:rsidR="00AD79B6" w14:paraId="01861B26" w14:textId="77777777" w:rsidTr="00BC0ED4">
        <w:tc>
          <w:tcPr>
            <w:tcW w:w="2122" w:type="dxa"/>
            <w:shd w:val="clear" w:color="auto" w:fill="F2F2F2" w:themeFill="background1" w:themeFillShade="F2"/>
          </w:tcPr>
          <w:p w14:paraId="790899CE" w14:textId="77777777" w:rsidR="00AD79B6" w:rsidRPr="00BC0ED4" w:rsidRDefault="00AD79B6" w:rsidP="00BC0ED4">
            <w:pPr>
              <w:rPr>
                <w:b/>
                <w:bCs/>
              </w:rPr>
            </w:pPr>
            <w:r w:rsidRPr="00BC0ED4">
              <w:rPr>
                <w:rFonts w:hint="eastAsia"/>
                <w:b/>
                <w:bCs/>
              </w:rPr>
              <w:t>名称</w:t>
            </w:r>
          </w:p>
        </w:tc>
        <w:tc>
          <w:tcPr>
            <w:tcW w:w="6372" w:type="dxa"/>
            <w:shd w:val="clear" w:color="auto" w:fill="F2F2F2" w:themeFill="background1" w:themeFillShade="F2"/>
          </w:tcPr>
          <w:p w14:paraId="5A015E28" w14:textId="77777777" w:rsidR="00AD79B6" w:rsidRPr="00BC0ED4" w:rsidRDefault="00AD79B6" w:rsidP="00BC0ED4">
            <w:pPr>
              <w:rPr>
                <w:b/>
                <w:bCs/>
              </w:rPr>
            </w:pPr>
            <w:r w:rsidRPr="00BC0ED4">
              <w:rPr>
                <w:rFonts w:hint="eastAsia"/>
                <w:b/>
                <w:bCs/>
              </w:rPr>
              <w:t>概要</w:t>
            </w:r>
          </w:p>
        </w:tc>
      </w:tr>
      <w:tr w:rsidR="00AD79B6" w14:paraId="1B4AC4D2" w14:textId="77777777" w:rsidTr="00BC0ED4">
        <w:tc>
          <w:tcPr>
            <w:tcW w:w="2122" w:type="dxa"/>
          </w:tcPr>
          <w:p w14:paraId="10CC2287" w14:textId="77777777" w:rsidR="00AD79B6" w:rsidRDefault="00AD79B6" w:rsidP="00BC0ED4">
            <w:r>
              <w:rPr>
                <w:rFonts w:hint="eastAsia"/>
              </w:rPr>
              <w:t>コード</w:t>
            </w:r>
          </w:p>
        </w:tc>
        <w:tc>
          <w:tcPr>
            <w:tcW w:w="6372" w:type="dxa"/>
          </w:tcPr>
          <w:p w14:paraId="02553E7C" w14:textId="77777777" w:rsidR="00AD79B6" w:rsidRDefault="00AD79B6" w:rsidP="00BC0ED4">
            <w:r>
              <w:t>S01-C01</w:t>
            </w:r>
          </w:p>
        </w:tc>
      </w:tr>
      <w:tr w:rsidR="00AD79B6" w14:paraId="68C5DA41" w14:textId="77777777" w:rsidTr="00BC0ED4">
        <w:tc>
          <w:tcPr>
            <w:tcW w:w="2122" w:type="dxa"/>
          </w:tcPr>
          <w:p w14:paraId="1E6D7D1B" w14:textId="77777777" w:rsidR="00AD79B6" w:rsidRDefault="00AD79B6" w:rsidP="00BC0ED4">
            <w:r>
              <w:rPr>
                <w:rFonts w:hint="eastAsia"/>
              </w:rPr>
              <w:t>項目名</w:t>
            </w:r>
          </w:p>
        </w:tc>
        <w:tc>
          <w:tcPr>
            <w:tcW w:w="6372" w:type="dxa"/>
          </w:tcPr>
          <w:p w14:paraId="6965283F" w14:textId="77777777" w:rsidR="00AD79B6" w:rsidRDefault="00AD79B6" w:rsidP="00BC0ED4">
            <w:r>
              <w:rPr>
                <w:rFonts w:hint="eastAsia"/>
              </w:rPr>
              <w:t>メールアドレス</w:t>
            </w:r>
          </w:p>
        </w:tc>
      </w:tr>
      <w:tr w:rsidR="00AD79B6" w14:paraId="2A4BF0AB" w14:textId="77777777" w:rsidTr="00BC0ED4">
        <w:tc>
          <w:tcPr>
            <w:tcW w:w="2122" w:type="dxa"/>
          </w:tcPr>
          <w:p w14:paraId="0952DE36" w14:textId="77777777" w:rsidR="00AD79B6" w:rsidRDefault="00AD79B6" w:rsidP="00BC0ED4">
            <w:r>
              <w:rPr>
                <w:rFonts w:hint="eastAsia"/>
              </w:rPr>
              <w:t>形式</w:t>
            </w:r>
          </w:p>
        </w:tc>
        <w:tc>
          <w:tcPr>
            <w:tcW w:w="6372" w:type="dxa"/>
          </w:tcPr>
          <w:p w14:paraId="4B2374FD" w14:textId="77777777" w:rsidR="00AD79B6" w:rsidRDefault="00AD79B6" w:rsidP="00BC0ED4">
            <w:r>
              <w:rPr>
                <w:rFonts w:hint="eastAsia"/>
              </w:rPr>
              <w:t>テキストフィールド</w:t>
            </w:r>
          </w:p>
        </w:tc>
      </w:tr>
      <w:tr w:rsidR="00AD79B6" w14:paraId="02700A7C" w14:textId="77777777" w:rsidTr="00BC0ED4">
        <w:tc>
          <w:tcPr>
            <w:tcW w:w="2122" w:type="dxa"/>
          </w:tcPr>
          <w:p w14:paraId="3E5C9308" w14:textId="77777777" w:rsidR="00AD79B6" w:rsidRDefault="00AD79B6" w:rsidP="00BC0ED4">
            <w:r>
              <w:rPr>
                <w:rFonts w:hint="eastAsia"/>
              </w:rPr>
              <w:t>必須</w:t>
            </w:r>
          </w:p>
        </w:tc>
        <w:tc>
          <w:tcPr>
            <w:tcW w:w="6372" w:type="dxa"/>
          </w:tcPr>
          <w:p w14:paraId="00817B9E" w14:textId="77777777" w:rsidR="00AD79B6" w:rsidRDefault="00AD79B6" w:rsidP="00BC0ED4">
            <w:r>
              <w:rPr>
                <w:rFonts w:hint="eastAsia"/>
              </w:rPr>
              <w:t>YES</w:t>
            </w:r>
          </w:p>
        </w:tc>
      </w:tr>
      <w:tr w:rsidR="00AD79B6" w14:paraId="18A72186" w14:textId="77777777" w:rsidTr="00BC0ED4">
        <w:tc>
          <w:tcPr>
            <w:tcW w:w="2122" w:type="dxa"/>
          </w:tcPr>
          <w:p w14:paraId="1F4EDF5D" w14:textId="77777777" w:rsidR="00AD79B6" w:rsidRDefault="00AD79B6" w:rsidP="00BC0ED4">
            <w:r>
              <w:rPr>
                <w:rFonts w:hint="eastAsia"/>
              </w:rPr>
              <w:t>フォーマット</w:t>
            </w:r>
          </w:p>
        </w:tc>
        <w:tc>
          <w:tcPr>
            <w:tcW w:w="6372" w:type="dxa"/>
          </w:tcPr>
          <w:p w14:paraId="2FDBA71F" w14:textId="77777777" w:rsidR="00AD79B6" w:rsidRDefault="00AD79B6" w:rsidP="00BC0ED4">
            <w:r>
              <w:rPr>
                <w:rFonts w:hint="eastAsia"/>
              </w:rPr>
              <w:t>半角文字列</w:t>
            </w:r>
            <w:r>
              <w:t xml:space="preserve"> (</w:t>
            </w:r>
            <w:r>
              <w:rPr>
                <w:rFonts w:hint="eastAsia"/>
              </w:rPr>
              <w:t>メールアドレス形式</w:t>
            </w:r>
            <w:r>
              <w:t>)</w:t>
            </w:r>
          </w:p>
        </w:tc>
      </w:tr>
      <w:tr w:rsidR="00AD79B6" w14:paraId="1C217EEE" w14:textId="77777777" w:rsidTr="00BC0ED4">
        <w:tc>
          <w:tcPr>
            <w:tcW w:w="2122" w:type="dxa"/>
          </w:tcPr>
          <w:p w14:paraId="5EBDD7EC" w14:textId="77777777" w:rsidR="00AD79B6" w:rsidRDefault="00AD79B6" w:rsidP="00BC0ED4">
            <w:r>
              <w:rPr>
                <w:rFonts w:hint="eastAsia"/>
              </w:rPr>
              <w:t>桁数</w:t>
            </w:r>
          </w:p>
        </w:tc>
        <w:tc>
          <w:tcPr>
            <w:tcW w:w="6372" w:type="dxa"/>
          </w:tcPr>
          <w:p w14:paraId="341170CF" w14:textId="77777777" w:rsidR="00AD79B6" w:rsidRDefault="00AD79B6" w:rsidP="00BC0ED4">
            <w:r>
              <w:rPr>
                <w:rFonts w:hint="eastAsia"/>
              </w:rPr>
              <w:t>最短</w:t>
            </w:r>
            <w:r>
              <w:t>1</w:t>
            </w:r>
            <w:r>
              <w:rPr>
                <w:rFonts w:hint="eastAsia"/>
              </w:rPr>
              <w:t>文字、最長</w:t>
            </w:r>
            <w:r>
              <w:t>256</w:t>
            </w:r>
            <w:r>
              <w:rPr>
                <w:rFonts w:hint="eastAsia"/>
              </w:rPr>
              <w:t>文字</w:t>
            </w:r>
          </w:p>
        </w:tc>
      </w:tr>
      <w:tr w:rsidR="00AD79B6" w14:paraId="32BB7B34" w14:textId="77777777" w:rsidTr="00BC0ED4">
        <w:tc>
          <w:tcPr>
            <w:tcW w:w="2122" w:type="dxa"/>
          </w:tcPr>
          <w:p w14:paraId="4C0F401C" w14:textId="77777777" w:rsidR="00AD79B6" w:rsidRDefault="00AD79B6" w:rsidP="00BC0ED4">
            <w:r>
              <w:rPr>
                <w:rFonts w:hint="eastAsia"/>
              </w:rPr>
              <w:t>下限</w:t>
            </w:r>
          </w:p>
        </w:tc>
        <w:tc>
          <w:tcPr>
            <w:tcW w:w="6372" w:type="dxa"/>
          </w:tcPr>
          <w:p w14:paraId="001B4F3D" w14:textId="77777777" w:rsidR="00AD79B6" w:rsidRDefault="00AD79B6" w:rsidP="00BC0ED4">
            <w:r>
              <w:rPr>
                <w:rFonts w:hint="eastAsia"/>
              </w:rPr>
              <w:t>指定なし</w:t>
            </w:r>
          </w:p>
        </w:tc>
      </w:tr>
      <w:tr w:rsidR="00AD79B6" w14:paraId="1B3EA630" w14:textId="77777777" w:rsidTr="00BC0ED4">
        <w:tc>
          <w:tcPr>
            <w:tcW w:w="2122" w:type="dxa"/>
          </w:tcPr>
          <w:p w14:paraId="5D723B87" w14:textId="77777777" w:rsidR="00AD79B6" w:rsidRDefault="00AD79B6" w:rsidP="00BC0ED4">
            <w:r>
              <w:rPr>
                <w:rFonts w:hint="eastAsia"/>
              </w:rPr>
              <w:t>上限</w:t>
            </w:r>
          </w:p>
        </w:tc>
        <w:tc>
          <w:tcPr>
            <w:tcW w:w="6372" w:type="dxa"/>
          </w:tcPr>
          <w:p w14:paraId="026296C5" w14:textId="77777777" w:rsidR="00AD79B6" w:rsidRDefault="00AD79B6" w:rsidP="00BC0ED4">
            <w:r>
              <w:rPr>
                <w:rFonts w:hint="eastAsia"/>
              </w:rPr>
              <w:t>指定なし</w:t>
            </w:r>
          </w:p>
        </w:tc>
      </w:tr>
      <w:tr w:rsidR="00AD79B6" w14:paraId="5CD8617D" w14:textId="77777777" w:rsidTr="00BC0ED4">
        <w:tc>
          <w:tcPr>
            <w:tcW w:w="2122" w:type="dxa"/>
          </w:tcPr>
          <w:p w14:paraId="4D7A2FC5" w14:textId="77777777" w:rsidR="00AD79B6" w:rsidRDefault="00AD79B6" w:rsidP="00BC0ED4">
            <w:r>
              <w:rPr>
                <w:rFonts w:hint="eastAsia"/>
              </w:rPr>
              <w:t>プレースホルダ</w:t>
            </w:r>
          </w:p>
        </w:tc>
        <w:tc>
          <w:tcPr>
            <w:tcW w:w="6372" w:type="dxa"/>
          </w:tcPr>
          <w:p w14:paraId="6387691D" w14:textId="77777777" w:rsidR="00AD79B6" w:rsidRDefault="00AD79B6" w:rsidP="00BC0ED4">
            <w:r>
              <w:t>user@example.com</w:t>
            </w:r>
          </w:p>
        </w:tc>
      </w:tr>
      <w:tr w:rsidR="00AD79B6" w14:paraId="6C083BD9" w14:textId="77777777" w:rsidTr="00BC0ED4">
        <w:tc>
          <w:tcPr>
            <w:tcW w:w="2122" w:type="dxa"/>
          </w:tcPr>
          <w:p w14:paraId="7420DE16" w14:textId="77777777" w:rsidR="00AD79B6" w:rsidRDefault="00AD79B6" w:rsidP="00BC0ED4">
            <w:r>
              <w:rPr>
                <w:rFonts w:hint="eastAsia"/>
              </w:rPr>
              <w:t>初期値</w:t>
            </w:r>
          </w:p>
        </w:tc>
        <w:tc>
          <w:tcPr>
            <w:tcW w:w="6372" w:type="dxa"/>
          </w:tcPr>
          <w:p w14:paraId="2BF4DE7D" w14:textId="77777777" w:rsidR="00AD79B6" w:rsidRDefault="00AD79B6" w:rsidP="00BC0ED4">
            <w:r>
              <w:rPr>
                <w:rFonts w:hint="eastAsia"/>
              </w:rPr>
              <w:t>指定なし</w:t>
            </w:r>
          </w:p>
        </w:tc>
      </w:tr>
      <w:tr w:rsidR="00AD79B6" w14:paraId="50C8A537" w14:textId="77777777" w:rsidTr="00BC0ED4">
        <w:tc>
          <w:tcPr>
            <w:tcW w:w="2122" w:type="dxa"/>
          </w:tcPr>
          <w:p w14:paraId="12ECD6E4" w14:textId="77777777" w:rsidR="00AD79B6" w:rsidRDefault="00AD79B6" w:rsidP="00BC0ED4">
            <w:r>
              <w:rPr>
                <w:rFonts w:hint="eastAsia"/>
              </w:rPr>
              <w:t>備考</w:t>
            </w:r>
          </w:p>
        </w:tc>
        <w:tc>
          <w:tcPr>
            <w:tcW w:w="6372" w:type="dxa"/>
          </w:tcPr>
          <w:p w14:paraId="22FCA167" w14:textId="77777777" w:rsidR="00AD79B6" w:rsidRDefault="00AD79B6" w:rsidP="00BC0ED4"/>
        </w:tc>
      </w:tr>
    </w:tbl>
    <w:p w14:paraId="3C76FCAF" w14:textId="77777777" w:rsidR="00AD79B6" w:rsidRDefault="00AD79B6" w:rsidP="00AD79B6">
      <w:pPr>
        <w:pStyle w:val="a5"/>
        <w:jc w:val="center"/>
      </w:pPr>
      <w:r>
        <w:t xml:space="preserve">表 </w:t>
      </w:r>
      <w:fldSimple w:instr=" SEQ 表 \* ARABIC ">
        <w:r>
          <w:rPr>
            <w:noProof/>
          </w:rPr>
          <w:t>2</w:t>
        </w:r>
      </w:fldSimple>
      <w:r>
        <w:t xml:space="preserve"> S01-C02</w:t>
      </w:r>
    </w:p>
    <w:tbl>
      <w:tblPr>
        <w:tblStyle w:val="af3"/>
        <w:tblW w:w="0" w:type="auto"/>
        <w:tblLook w:val="04A0" w:firstRow="1" w:lastRow="0" w:firstColumn="1" w:lastColumn="0" w:noHBand="0" w:noVBand="1"/>
      </w:tblPr>
      <w:tblGrid>
        <w:gridCol w:w="2122"/>
        <w:gridCol w:w="6372"/>
      </w:tblGrid>
      <w:tr w:rsidR="00AD79B6" w14:paraId="0A2FB6DB" w14:textId="77777777" w:rsidTr="00BC0ED4">
        <w:tc>
          <w:tcPr>
            <w:tcW w:w="2122" w:type="dxa"/>
            <w:shd w:val="clear" w:color="auto" w:fill="F2F2F2" w:themeFill="background1" w:themeFillShade="F2"/>
          </w:tcPr>
          <w:p w14:paraId="3BC886EA"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16EC8179" w14:textId="77777777" w:rsidR="00AD79B6" w:rsidRPr="00350E92" w:rsidRDefault="00AD79B6" w:rsidP="00BC0ED4">
            <w:pPr>
              <w:rPr>
                <w:b/>
                <w:bCs/>
              </w:rPr>
            </w:pPr>
            <w:r w:rsidRPr="00350E92">
              <w:rPr>
                <w:rFonts w:hint="eastAsia"/>
                <w:b/>
                <w:bCs/>
              </w:rPr>
              <w:t>概要</w:t>
            </w:r>
          </w:p>
        </w:tc>
      </w:tr>
      <w:tr w:rsidR="00AD79B6" w14:paraId="5495EBBB" w14:textId="77777777" w:rsidTr="00BC0ED4">
        <w:tc>
          <w:tcPr>
            <w:tcW w:w="2122" w:type="dxa"/>
          </w:tcPr>
          <w:p w14:paraId="6386B65D" w14:textId="77777777" w:rsidR="00AD79B6" w:rsidRDefault="00AD79B6" w:rsidP="00BC0ED4">
            <w:r>
              <w:rPr>
                <w:rFonts w:hint="eastAsia"/>
              </w:rPr>
              <w:t>コード</w:t>
            </w:r>
          </w:p>
        </w:tc>
        <w:tc>
          <w:tcPr>
            <w:tcW w:w="6372" w:type="dxa"/>
          </w:tcPr>
          <w:p w14:paraId="420F0093" w14:textId="77777777" w:rsidR="00AD79B6" w:rsidRDefault="00AD79B6" w:rsidP="00BC0ED4">
            <w:r>
              <w:t>S01-C02</w:t>
            </w:r>
          </w:p>
        </w:tc>
      </w:tr>
      <w:tr w:rsidR="00AD79B6" w14:paraId="70E8EE32" w14:textId="77777777" w:rsidTr="00BC0ED4">
        <w:tc>
          <w:tcPr>
            <w:tcW w:w="2122" w:type="dxa"/>
          </w:tcPr>
          <w:p w14:paraId="16814718" w14:textId="77777777" w:rsidR="00AD79B6" w:rsidRDefault="00AD79B6" w:rsidP="00BC0ED4">
            <w:r>
              <w:rPr>
                <w:rFonts w:hint="eastAsia"/>
              </w:rPr>
              <w:t>項目名</w:t>
            </w:r>
          </w:p>
        </w:tc>
        <w:tc>
          <w:tcPr>
            <w:tcW w:w="6372" w:type="dxa"/>
          </w:tcPr>
          <w:p w14:paraId="7891153E" w14:textId="77777777" w:rsidR="00AD79B6" w:rsidRDefault="00AD79B6" w:rsidP="00BC0ED4">
            <w:r>
              <w:rPr>
                <w:rFonts w:hint="eastAsia"/>
              </w:rPr>
              <w:t>パスワード</w:t>
            </w:r>
          </w:p>
        </w:tc>
      </w:tr>
      <w:tr w:rsidR="00AD79B6" w14:paraId="720A5CCB" w14:textId="77777777" w:rsidTr="00BC0ED4">
        <w:tc>
          <w:tcPr>
            <w:tcW w:w="2122" w:type="dxa"/>
          </w:tcPr>
          <w:p w14:paraId="3306EBFA" w14:textId="77777777" w:rsidR="00AD79B6" w:rsidRDefault="00AD79B6" w:rsidP="00BC0ED4">
            <w:r>
              <w:rPr>
                <w:rFonts w:hint="eastAsia"/>
              </w:rPr>
              <w:lastRenderedPageBreak/>
              <w:t>形式</w:t>
            </w:r>
          </w:p>
        </w:tc>
        <w:tc>
          <w:tcPr>
            <w:tcW w:w="6372" w:type="dxa"/>
          </w:tcPr>
          <w:p w14:paraId="2B979A62" w14:textId="77777777" w:rsidR="00AD79B6" w:rsidRDefault="00AD79B6" w:rsidP="00BC0ED4">
            <w:r>
              <w:rPr>
                <w:rFonts w:hint="eastAsia"/>
              </w:rPr>
              <w:t>テキストフィールド</w:t>
            </w:r>
          </w:p>
        </w:tc>
      </w:tr>
      <w:tr w:rsidR="00AD79B6" w14:paraId="060BA9C0" w14:textId="77777777" w:rsidTr="00BC0ED4">
        <w:tc>
          <w:tcPr>
            <w:tcW w:w="2122" w:type="dxa"/>
          </w:tcPr>
          <w:p w14:paraId="1296C49F" w14:textId="77777777" w:rsidR="00AD79B6" w:rsidRDefault="00AD79B6" w:rsidP="00BC0ED4">
            <w:r>
              <w:rPr>
                <w:rFonts w:hint="eastAsia"/>
              </w:rPr>
              <w:t>必須</w:t>
            </w:r>
          </w:p>
        </w:tc>
        <w:tc>
          <w:tcPr>
            <w:tcW w:w="6372" w:type="dxa"/>
          </w:tcPr>
          <w:p w14:paraId="3D01B864" w14:textId="77777777" w:rsidR="00AD79B6" w:rsidRDefault="00AD79B6" w:rsidP="00BC0ED4">
            <w:r>
              <w:rPr>
                <w:rFonts w:hint="eastAsia"/>
              </w:rPr>
              <w:t>YES</w:t>
            </w:r>
          </w:p>
        </w:tc>
      </w:tr>
      <w:tr w:rsidR="00AD79B6" w14:paraId="6353BE7A" w14:textId="77777777" w:rsidTr="00BC0ED4">
        <w:tc>
          <w:tcPr>
            <w:tcW w:w="2122" w:type="dxa"/>
          </w:tcPr>
          <w:p w14:paraId="087BE0ED" w14:textId="77777777" w:rsidR="00AD79B6" w:rsidRDefault="00AD79B6" w:rsidP="00BC0ED4">
            <w:r>
              <w:rPr>
                <w:rFonts w:hint="eastAsia"/>
              </w:rPr>
              <w:t>フォーマット</w:t>
            </w:r>
          </w:p>
        </w:tc>
        <w:tc>
          <w:tcPr>
            <w:tcW w:w="6372" w:type="dxa"/>
          </w:tcPr>
          <w:p w14:paraId="1370A417" w14:textId="77777777" w:rsidR="00AD79B6" w:rsidRDefault="00AD79B6" w:rsidP="00BC0ED4">
            <w:r>
              <w:rPr>
                <w:rFonts w:hint="eastAsia"/>
              </w:rPr>
              <w:t>半角文字列</w:t>
            </w:r>
          </w:p>
        </w:tc>
      </w:tr>
      <w:tr w:rsidR="00AD79B6" w14:paraId="2308B155" w14:textId="77777777" w:rsidTr="00BC0ED4">
        <w:tc>
          <w:tcPr>
            <w:tcW w:w="2122" w:type="dxa"/>
          </w:tcPr>
          <w:p w14:paraId="1EBF2A09" w14:textId="77777777" w:rsidR="00AD79B6" w:rsidRDefault="00AD79B6" w:rsidP="00BC0ED4">
            <w:r>
              <w:rPr>
                <w:rFonts w:hint="eastAsia"/>
              </w:rPr>
              <w:t>桁数</w:t>
            </w:r>
          </w:p>
        </w:tc>
        <w:tc>
          <w:tcPr>
            <w:tcW w:w="6372" w:type="dxa"/>
          </w:tcPr>
          <w:p w14:paraId="26BC5B56" w14:textId="77777777" w:rsidR="00AD79B6" w:rsidRDefault="00AD79B6" w:rsidP="00BC0ED4">
            <w:r>
              <w:rPr>
                <w:rFonts w:hint="eastAsia"/>
              </w:rPr>
              <w:t>最短</w:t>
            </w:r>
            <w:r>
              <w:t>1</w:t>
            </w:r>
            <w:r>
              <w:rPr>
                <w:rFonts w:hint="eastAsia"/>
              </w:rPr>
              <w:t>文字、最長</w:t>
            </w:r>
            <w:r>
              <w:t>100</w:t>
            </w:r>
            <w:r>
              <w:rPr>
                <w:rFonts w:hint="eastAsia"/>
              </w:rPr>
              <w:t>文字</w:t>
            </w:r>
          </w:p>
        </w:tc>
      </w:tr>
      <w:tr w:rsidR="00AD79B6" w14:paraId="7CACC79F" w14:textId="77777777" w:rsidTr="00BC0ED4">
        <w:tc>
          <w:tcPr>
            <w:tcW w:w="2122" w:type="dxa"/>
          </w:tcPr>
          <w:p w14:paraId="1F87E179" w14:textId="77777777" w:rsidR="00AD79B6" w:rsidRDefault="00AD79B6" w:rsidP="00BC0ED4">
            <w:r>
              <w:rPr>
                <w:rFonts w:hint="eastAsia"/>
              </w:rPr>
              <w:t>下限</w:t>
            </w:r>
          </w:p>
        </w:tc>
        <w:tc>
          <w:tcPr>
            <w:tcW w:w="6372" w:type="dxa"/>
          </w:tcPr>
          <w:p w14:paraId="3AE19F65" w14:textId="77777777" w:rsidR="00AD79B6" w:rsidRDefault="00AD79B6" w:rsidP="00BC0ED4">
            <w:r>
              <w:rPr>
                <w:rFonts w:hint="eastAsia"/>
              </w:rPr>
              <w:t>指定なし</w:t>
            </w:r>
          </w:p>
        </w:tc>
      </w:tr>
      <w:tr w:rsidR="00AD79B6" w14:paraId="5C7ECEE5" w14:textId="77777777" w:rsidTr="00BC0ED4">
        <w:tc>
          <w:tcPr>
            <w:tcW w:w="2122" w:type="dxa"/>
          </w:tcPr>
          <w:p w14:paraId="0B73081D" w14:textId="77777777" w:rsidR="00AD79B6" w:rsidRDefault="00AD79B6" w:rsidP="00BC0ED4">
            <w:r>
              <w:rPr>
                <w:rFonts w:hint="eastAsia"/>
              </w:rPr>
              <w:t>上限</w:t>
            </w:r>
          </w:p>
        </w:tc>
        <w:tc>
          <w:tcPr>
            <w:tcW w:w="6372" w:type="dxa"/>
          </w:tcPr>
          <w:p w14:paraId="570B02FF" w14:textId="77777777" w:rsidR="00AD79B6" w:rsidRDefault="00AD79B6" w:rsidP="00BC0ED4">
            <w:r>
              <w:rPr>
                <w:rFonts w:hint="eastAsia"/>
              </w:rPr>
              <w:t>指定なし</w:t>
            </w:r>
          </w:p>
        </w:tc>
      </w:tr>
      <w:tr w:rsidR="00AD79B6" w14:paraId="0FFAFBF3" w14:textId="77777777" w:rsidTr="00BC0ED4">
        <w:tc>
          <w:tcPr>
            <w:tcW w:w="2122" w:type="dxa"/>
          </w:tcPr>
          <w:p w14:paraId="07D4145E" w14:textId="77777777" w:rsidR="00AD79B6" w:rsidRDefault="00AD79B6" w:rsidP="00BC0ED4">
            <w:r>
              <w:rPr>
                <w:rFonts w:hint="eastAsia"/>
              </w:rPr>
              <w:t>プレースホルダ</w:t>
            </w:r>
          </w:p>
        </w:tc>
        <w:tc>
          <w:tcPr>
            <w:tcW w:w="6372" w:type="dxa"/>
          </w:tcPr>
          <w:p w14:paraId="6E1E0036" w14:textId="63FA3B7D" w:rsidR="00AD79B6" w:rsidRDefault="008B026D" w:rsidP="00BC0ED4">
            <w:r>
              <w:rPr>
                <w:rFonts w:hint="eastAsia"/>
              </w:rPr>
              <w:t>p</w:t>
            </w:r>
            <w:r>
              <w:t>assword</w:t>
            </w:r>
          </w:p>
        </w:tc>
      </w:tr>
      <w:tr w:rsidR="00AD79B6" w14:paraId="6E28A129" w14:textId="77777777" w:rsidTr="00BC0ED4">
        <w:tc>
          <w:tcPr>
            <w:tcW w:w="2122" w:type="dxa"/>
          </w:tcPr>
          <w:p w14:paraId="2AA05526" w14:textId="77777777" w:rsidR="00AD79B6" w:rsidRDefault="00AD79B6" w:rsidP="00BC0ED4">
            <w:r>
              <w:rPr>
                <w:rFonts w:hint="eastAsia"/>
              </w:rPr>
              <w:t>初期値</w:t>
            </w:r>
          </w:p>
        </w:tc>
        <w:tc>
          <w:tcPr>
            <w:tcW w:w="6372" w:type="dxa"/>
          </w:tcPr>
          <w:p w14:paraId="63EF4B4C" w14:textId="77777777" w:rsidR="00AD79B6" w:rsidRDefault="00AD79B6" w:rsidP="00BC0ED4">
            <w:r>
              <w:rPr>
                <w:rFonts w:hint="eastAsia"/>
              </w:rPr>
              <w:t>指定なし</w:t>
            </w:r>
          </w:p>
        </w:tc>
      </w:tr>
      <w:tr w:rsidR="00AD79B6" w14:paraId="650C0533" w14:textId="77777777" w:rsidTr="00BC0ED4">
        <w:tc>
          <w:tcPr>
            <w:tcW w:w="2122" w:type="dxa"/>
          </w:tcPr>
          <w:p w14:paraId="27BB9A15" w14:textId="77777777" w:rsidR="00AD79B6" w:rsidRDefault="00AD79B6" w:rsidP="00BC0ED4">
            <w:r>
              <w:rPr>
                <w:rFonts w:hint="eastAsia"/>
              </w:rPr>
              <w:t>備考</w:t>
            </w:r>
          </w:p>
        </w:tc>
        <w:tc>
          <w:tcPr>
            <w:tcW w:w="6372" w:type="dxa"/>
          </w:tcPr>
          <w:p w14:paraId="6312D897" w14:textId="77777777" w:rsidR="00AD79B6" w:rsidRDefault="00AD79B6" w:rsidP="00BC0ED4"/>
        </w:tc>
      </w:tr>
    </w:tbl>
    <w:p w14:paraId="19306865" w14:textId="77777777" w:rsidR="00AD79B6" w:rsidRDefault="00AD79B6" w:rsidP="00AD79B6"/>
    <w:p w14:paraId="7121AF9F" w14:textId="77777777" w:rsidR="00AD79B6" w:rsidRPr="007F6BEB" w:rsidRDefault="00AD79B6" w:rsidP="00AD79B6">
      <w:pPr>
        <w:pStyle w:val="4"/>
      </w:pPr>
      <w:r w:rsidRPr="007F6BEB">
        <w:rPr>
          <w:rFonts w:hint="eastAsia"/>
        </w:rPr>
        <w:t>イベント定義</w:t>
      </w:r>
    </w:p>
    <w:p w14:paraId="77C11C44" w14:textId="0A53D5B8" w:rsidR="00AD79B6" w:rsidRDefault="00AD79B6" w:rsidP="00AD79B6">
      <w:pPr>
        <w:pStyle w:val="a5"/>
        <w:jc w:val="center"/>
      </w:pPr>
      <w:r>
        <w:t xml:space="preserve">表 </w:t>
      </w:r>
      <w:r w:rsidR="008B026D">
        <w:t>3</w:t>
      </w:r>
      <w:r>
        <w:t xml:space="preserve"> S01-E0</w:t>
      </w:r>
      <w:r w:rsidR="008B026D">
        <w:t>1</w:t>
      </w:r>
    </w:p>
    <w:tbl>
      <w:tblPr>
        <w:tblStyle w:val="af3"/>
        <w:tblW w:w="0" w:type="auto"/>
        <w:tblLook w:val="04A0" w:firstRow="1" w:lastRow="0" w:firstColumn="1" w:lastColumn="0" w:noHBand="0" w:noVBand="1"/>
      </w:tblPr>
      <w:tblGrid>
        <w:gridCol w:w="2122"/>
        <w:gridCol w:w="6372"/>
      </w:tblGrid>
      <w:tr w:rsidR="00AD79B6" w14:paraId="74424CDB" w14:textId="77777777" w:rsidTr="00BC0ED4">
        <w:tc>
          <w:tcPr>
            <w:tcW w:w="2122" w:type="dxa"/>
            <w:shd w:val="clear" w:color="auto" w:fill="F2F2F2" w:themeFill="background1" w:themeFillShade="F2"/>
          </w:tcPr>
          <w:p w14:paraId="46665A48"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5FA2667A" w14:textId="77777777" w:rsidR="00AD79B6" w:rsidRPr="00350E92" w:rsidRDefault="00AD79B6" w:rsidP="00BC0ED4">
            <w:pPr>
              <w:rPr>
                <w:b/>
                <w:bCs/>
              </w:rPr>
            </w:pPr>
            <w:r w:rsidRPr="00350E92">
              <w:rPr>
                <w:rFonts w:hint="eastAsia"/>
                <w:b/>
                <w:bCs/>
              </w:rPr>
              <w:t>概要</w:t>
            </w:r>
          </w:p>
        </w:tc>
      </w:tr>
      <w:tr w:rsidR="00AD79B6" w14:paraId="5E1211EE" w14:textId="77777777" w:rsidTr="00BC0ED4">
        <w:tc>
          <w:tcPr>
            <w:tcW w:w="2122" w:type="dxa"/>
          </w:tcPr>
          <w:p w14:paraId="2E8B5509" w14:textId="77777777" w:rsidR="00AD79B6" w:rsidRDefault="00AD79B6" w:rsidP="00BC0ED4">
            <w:r>
              <w:rPr>
                <w:rFonts w:hint="eastAsia"/>
              </w:rPr>
              <w:t>コード</w:t>
            </w:r>
          </w:p>
        </w:tc>
        <w:tc>
          <w:tcPr>
            <w:tcW w:w="6372" w:type="dxa"/>
          </w:tcPr>
          <w:p w14:paraId="324A0E44" w14:textId="60AA2A02" w:rsidR="00AD79B6" w:rsidRDefault="00AD79B6" w:rsidP="00BC0ED4">
            <w:r>
              <w:t>S01-E0</w:t>
            </w:r>
            <w:r w:rsidR="008B026D">
              <w:t>1</w:t>
            </w:r>
          </w:p>
        </w:tc>
      </w:tr>
      <w:tr w:rsidR="00AD79B6" w14:paraId="29645EED" w14:textId="77777777" w:rsidTr="00BC0ED4">
        <w:tc>
          <w:tcPr>
            <w:tcW w:w="2122" w:type="dxa"/>
          </w:tcPr>
          <w:p w14:paraId="7646BF62" w14:textId="77777777" w:rsidR="00AD79B6" w:rsidRDefault="00AD79B6" w:rsidP="00BC0ED4">
            <w:r>
              <w:rPr>
                <w:rFonts w:hint="eastAsia"/>
              </w:rPr>
              <w:t>項目名</w:t>
            </w:r>
          </w:p>
        </w:tc>
        <w:tc>
          <w:tcPr>
            <w:tcW w:w="6372" w:type="dxa"/>
          </w:tcPr>
          <w:p w14:paraId="13291056" w14:textId="77777777" w:rsidR="00AD79B6" w:rsidRDefault="00AD79B6" w:rsidP="00BC0ED4">
            <w:r>
              <w:rPr>
                <w:rFonts w:hint="eastAsia"/>
              </w:rPr>
              <w:t>ログイン</w:t>
            </w:r>
          </w:p>
        </w:tc>
      </w:tr>
      <w:tr w:rsidR="00AD79B6" w14:paraId="080A681C" w14:textId="77777777" w:rsidTr="00BC0ED4">
        <w:tc>
          <w:tcPr>
            <w:tcW w:w="2122" w:type="dxa"/>
          </w:tcPr>
          <w:p w14:paraId="0A9A7FF8" w14:textId="77777777" w:rsidR="00AD79B6" w:rsidRDefault="00AD79B6" w:rsidP="00BC0ED4">
            <w:r>
              <w:rPr>
                <w:rFonts w:hint="eastAsia"/>
              </w:rPr>
              <w:t>トリガー</w:t>
            </w:r>
          </w:p>
        </w:tc>
        <w:tc>
          <w:tcPr>
            <w:tcW w:w="6372" w:type="dxa"/>
          </w:tcPr>
          <w:p w14:paraId="642C06B6" w14:textId="77777777" w:rsidR="00AD79B6" w:rsidRDefault="00AD79B6" w:rsidP="00BC0ED4">
            <w:r>
              <w:rPr>
                <w:rFonts w:hint="eastAsia"/>
              </w:rPr>
              <w:t>クリック</w:t>
            </w:r>
          </w:p>
        </w:tc>
      </w:tr>
      <w:tr w:rsidR="00AD79B6" w14:paraId="47408027" w14:textId="77777777" w:rsidTr="00BC0ED4">
        <w:tc>
          <w:tcPr>
            <w:tcW w:w="2122" w:type="dxa"/>
          </w:tcPr>
          <w:p w14:paraId="1248B48B" w14:textId="77777777" w:rsidR="00AD79B6" w:rsidRDefault="00AD79B6" w:rsidP="00BC0ED4">
            <w:r>
              <w:rPr>
                <w:rFonts w:hint="eastAsia"/>
              </w:rPr>
              <w:t>処理</w:t>
            </w:r>
          </w:p>
        </w:tc>
        <w:tc>
          <w:tcPr>
            <w:tcW w:w="6372" w:type="dxa"/>
          </w:tcPr>
          <w:p w14:paraId="0A42FF15" w14:textId="67EEA71D" w:rsidR="00AD79B6" w:rsidRDefault="00AD79B6" w:rsidP="00BC0ED4">
            <w:r>
              <w:rPr>
                <w:rFonts w:hint="eastAsia"/>
              </w:rPr>
              <w:t>入力された「メールアドレス」と「パスワード」をバックエンドサーバーへ送信する。認証に成功した場合は「</w:t>
            </w:r>
            <w:r w:rsidR="008B026D">
              <w:rPr>
                <w:rFonts w:hint="eastAsia"/>
              </w:rPr>
              <w:t>文書</w:t>
            </w:r>
            <w:r>
              <w:rPr>
                <w:rFonts w:hint="eastAsia"/>
              </w:rPr>
              <w:t>一覧」画面へ遷移、認証に失敗した場合は認証エラーを表示させる。</w:t>
            </w:r>
          </w:p>
        </w:tc>
      </w:tr>
      <w:tr w:rsidR="00AD79B6" w14:paraId="5BBEAB13" w14:textId="77777777" w:rsidTr="00BC0ED4">
        <w:tc>
          <w:tcPr>
            <w:tcW w:w="2122" w:type="dxa"/>
          </w:tcPr>
          <w:p w14:paraId="10812280" w14:textId="77777777" w:rsidR="00AD79B6" w:rsidRDefault="00AD79B6" w:rsidP="00BC0ED4">
            <w:r>
              <w:rPr>
                <w:rFonts w:hint="eastAsia"/>
              </w:rPr>
              <w:t>備考</w:t>
            </w:r>
          </w:p>
        </w:tc>
        <w:tc>
          <w:tcPr>
            <w:tcW w:w="6372" w:type="dxa"/>
          </w:tcPr>
          <w:p w14:paraId="4515432B" w14:textId="77777777" w:rsidR="00AD79B6" w:rsidRDefault="00AD79B6" w:rsidP="00BC0ED4"/>
        </w:tc>
      </w:tr>
    </w:tbl>
    <w:p w14:paraId="3CB5EBAB" w14:textId="77777777" w:rsidR="00AD79B6" w:rsidRDefault="00AD79B6" w:rsidP="00AD79B6">
      <w:r>
        <w:br w:type="page"/>
      </w:r>
    </w:p>
    <w:p w14:paraId="2A1ECAF3" w14:textId="77777777" w:rsidR="00AD79B6" w:rsidRDefault="00AD79B6" w:rsidP="00AD79B6">
      <w:pPr>
        <w:pStyle w:val="3"/>
      </w:pPr>
      <w:bookmarkStart w:id="35" w:name="_Toc120756584"/>
      <w:bookmarkStart w:id="36" w:name="_Toc127974551"/>
      <w:r>
        <w:lastRenderedPageBreak/>
        <w:t>5</w:t>
      </w:r>
      <w:r>
        <w:rPr>
          <w:rFonts w:hint="eastAsia"/>
        </w:rPr>
        <w:t>.2.2 文書一覧表示画面</w:t>
      </w:r>
      <w:bookmarkEnd w:id="35"/>
      <w:bookmarkEnd w:id="36"/>
    </w:p>
    <w:p w14:paraId="7A5C9F38" w14:textId="3F73871A" w:rsidR="00AD79B6" w:rsidRDefault="008B026D" w:rsidP="00AD79B6">
      <w:r>
        <w:rPr>
          <w:noProof/>
        </w:rPr>
        <mc:AlternateContent>
          <mc:Choice Requires="wps">
            <w:drawing>
              <wp:anchor distT="0" distB="0" distL="114300" distR="114300" simplePos="0" relativeHeight="251668480" behindDoc="0" locked="0" layoutInCell="1" allowOverlap="1" wp14:anchorId="2F75AE8E" wp14:editId="17475C6A">
                <wp:simplePos x="0" y="0"/>
                <wp:positionH relativeFrom="column">
                  <wp:posOffset>4458335</wp:posOffset>
                </wp:positionH>
                <wp:positionV relativeFrom="paragraph">
                  <wp:posOffset>1217295</wp:posOffset>
                </wp:positionV>
                <wp:extent cx="933856" cy="34290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33856" cy="342900"/>
                        </a:xfrm>
                        <a:prstGeom prst="rect">
                          <a:avLst/>
                        </a:prstGeom>
                        <a:noFill/>
                        <a:ln w="6350">
                          <a:noFill/>
                        </a:ln>
                      </wps:spPr>
                      <wps:txbx>
                        <w:txbxContent>
                          <w:p w14:paraId="69BDD663" w14:textId="77777777" w:rsidR="00AD79B6" w:rsidRPr="00BC0ED4" w:rsidRDefault="00AD79B6" w:rsidP="00AD79B6">
                            <w:pPr>
                              <w:rPr>
                                <w:color w:val="FF0000"/>
                              </w:rPr>
                            </w:pPr>
                            <w:r w:rsidRPr="00BC0ED4">
                              <w:rPr>
                                <w:color w:val="FF0000"/>
                              </w:rPr>
                              <w:t>(S0</w:t>
                            </w:r>
                            <w:r>
                              <w:rPr>
                                <w:color w:val="FF0000"/>
                              </w:rPr>
                              <w:t>2</w:t>
                            </w:r>
                            <w:r w:rsidRPr="00BC0ED4">
                              <w:rPr>
                                <w:color w:val="FF0000"/>
                              </w:rPr>
                              <w:t>-E0</w:t>
                            </w:r>
                            <w:r>
                              <w:rPr>
                                <w:color w:val="FF0000"/>
                              </w:rPr>
                              <w:t>2</w:t>
                            </w:r>
                            <w:r w:rsidRPr="00BC0ED4">
                              <w:rPr>
                                <w:color w:val="FF0000"/>
                              </w:rPr>
                              <w:t>)</w:t>
                            </w:r>
                          </w:p>
                          <w:p w14:paraId="32D67898" w14:textId="77777777" w:rsidR="00AD79B6" w:rsidRPr="00BC0ED4" w:rsidRDefault="00AD79B6" w:rsidP="00AD79B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5AE8E" id="Text Box 26" o:spid="_x0000_s1031" type="#_x0000_t202" style="position:absolute;margin-left:351.05pt;margin-top:95.85pt;width:73.5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DWfGwIAADI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" filled="f" stroked="f" strokeweight=".5pt">
                <v:textbox>
                  <w:txbxContent>
                    <w:p w14:paraId="69BDD663" w14:textId="77777777" w:rsidR="00AD79B6" w:rsidRPr="00BC0ED4" w:rsidRDefault="00AD79B6" w:rsidP="00AD79B6">
                      <w:pPr>
                        <w:rPr>
                          <w:color w:val="FF0000"/>
                        </w:rPr>
                      </w:pPr>
                      <w:r w:rsidRPr="00BC0ED4">
                        <w:rPr>
                          <w:color w:val="FF0000"/>
                        </w:rPr>
                        <w:t>(S0</w:t>
                      </w:r>
                      <w:r>
                        <w:rPr>
                          <w:color w:val="FF0000"/>
                        </w:rPr>
                        <w:t>2</w:t>
                      </w:r>
                      <w:r w:rsidRPr="00BC0ED4">
                        <w:rPr>
                          <w:color w:val="FF0000"/>
                        </w:rPr>
                        <w:t>-E0</w:t>
                      </w:r>
                      <w:r>
                        <w:rPr>
                          <w:color w:val="FF0000"/>
                        </w:rPr>
                        <w:t>2</w:t>
                      </w:r>
                      <w:r w:rsidRPr="00BC0ED4">
                        <w:rPr>
                          <w:color w:val="FF0000"/>
                        </w:rPr>
                        <w:t>)</w:t>
                      </w:r>
                    </w:p>
                    <w:p w14:paraId="32D67898" w14:textId="77777777" w:rsidR="00AD79B6" w:rsidRPr="00BC0ED4" w:rsidRDefault="00AD79B6" w:rsidP="00AD79B6">
                      <w:pPr>
                        <w:rPr>
                          <w:color w:val="FF0000"/>
                        </w:rPr>
                      </w:pP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8EDDF3F" wp14:editId="2B937DDB">
                <wp:simplePos x="0" y="0"/>
                <wp:positionH relativeFrom="column">
                  <wp:posOffset>3369945</wp:posOffset>
                </wp:positionH>
                <wp:positionV relativeFrom="paragraph">
                  <wp:posOffset>1040765</wp:posOffset>
                </wp:positionV>
                <wp:extent cx="933856" cy="3429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33856" cy="342900"/>
                        </a:xfrm>
                        <a:prstGeom prst="rect">
                          <a:avLst/>
                        </a:prstGeom>
                        <a:noFill/>
                        <a:ln w="6350">
                          <a:noFill/>
                        </a:ln>
                      </wps:spPr>
                      <wps:txbx>
                        <w:txbxContent>
                          <w:p w14:paraId="5E0AFEA3" w14:textId="77777777" w:rsidR="00AD79B6" w:rsidRPr="00BC0ED4" w:rsidRDefault="00AD79B6" w:rsidP="00AD79B6">
                            <w:pPr>
                              <w:rPr>
                                <w:color w:val="FF0000"/>
                              </w:rPr>
                            </w:pPr>
                            <w:r w:rsidRPr="00BC0ED4">
                              <w:rPr>
                                <w:color w:val="FF0000"/>
                              </w:rPr>
                              <w:t>(S0</w:t>
                            </w:r>
                            <w:r>
                              <w:rPr>
                                <w:color w:val="FF0000"/>
                              </w:rPr>
                              <w:t>2</w:t>
                            </w:r>
                            <w:r w:rsidRPr="00BC0ED4">
                              <w:rPr>
                                <w:color w:val="FF0000"/>
                              </w:rPr>
                              <w:t>-</w:t>
                            </w:r>
                            <w:r>
                              <w:rPr>
                                <w:color w:val="FF0000"/>
                              </w:rPr>
                              <w:t>C</w:t>
                            </w:r>
                            <w:r w:rsidRPr="00BC0ED4">
                              <w:rPr>
                                <w:color w:val="FF0000"/>
                              </w:rPr>
                              <w:t>0</w:t>
                            </w:r>
                            <w:r>
                              <w:rPr>
                                <w:color w:val="FF0000"/>
                              </w:rPr>
                              <w:t>4</w:t>
                            </w:r>
                            <w:r w:rsidRPr="00BC0ED4">
                              <w:rPr>
                                <w:color w:val="FF0000"/>
                              </w:rPr>
                              <w:t>)</w:t>
                            </w:r>
                          </w:p>
                          <w:p w14:paraId="66D795D2" w14:textId="77777777" w:rsidR="00AD79B6" w:rsidRPr="00BC0ED4" w:rsidRDefault="00AD79B6" w:rsidP="00AD79B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DDF3F" id="Text Box 31" o:spid="_x0000_s1032" type="#_x0000_t202" style="position:absolute;margin-left:265.35pt;margin-top:81.95pt;width:73.55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JQ7GwIAADI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" filled="f" stroked="f" strokeweight=".5pt">
                <v:textbox>
                  <w:txbxContent>
                    <w:p w14:paraId="5E0AFEA3" w14:textId="77777777" w:rsidR="00AD79B6" w:rsidRPr="00BC0ED4" w:rsidRDefault="00AD79B6" w:rsidP="00AD79B6">
                      <w:pPr>
                        <w:rPr>
                          <w:color w:val="FF0000"/>
                        </w:rPr>
                      </w:pPr>
                      <w:r w:rsidRPr="00BC0ED4">
                        <w:rPr>
                          <w:color w:val="FF0000"/>
                        </w:rPr>
                        <w:t>(S0</w:t>
                      </w:r>
                      <w:r>
                        <w:rPr>
                          <w:color w:val="FF0000"/>
                        </w:rPr>
                        <w:t>2</w:t>
                      </w:r>
                      <w:r w:rsidRPr="00BC0ED4">
                        <w:rPr>
                          <w:color w:val="FF0000"/>
                        </w:rPr>
                        <w:t>-</w:t>
                      </w:r>
                      <w:r>
                        <w:rPr>
                          <w:color w:val="FF0000"/>
                        </w:rPr>
                        <w:t>C</w:t>
                      </w:r>
                      <w:r w:rsidRPr="00BC0ED4">
                        <w:rPr>
                          <w:color w:val="FF0000"/>
                        </w:rPr>
                        <w:t>0</w:t>
                      </w:r>
                      <w:r>
                        <w:rPr>
                          <w:color w:val="FF0000"/>
                        </w:rPr>
                        <w:t>4</w:t>
                      </w:r>
                      <w:r w:rsidRPr="00BC0ED4">
                        <w:rPr>
                          <w:color w:val="FF0000"/>
                        </w:rPr>
                        <w:t>)</w:t>
                      </w:r>
                    </w:p>
                    <w:p w14:paraId="66D795D2" w14:textId="77777777" w:rsidR="00AD79B6" w:rsidRPr="00BC0ED4" w:rsidRDefault="00AD79B6" w:rsidP="00AD79B6">
                      <w:pPr>
                        <w:rPr>
                          <w:color w:val="FF0000"/>
                        </w:rPr>
                      </w:pP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3F99AD4A" wp14:editId="4D476BE6">
                <wp:simplePos x="0" y="0"/>
                <wp:positionH relativeFrom="column">
                  <wp:posOffset>2437130</wp:posOffset>
                </wp:positionH>
                <wp:positionV relativeFrom="paragraph">
                  <wp:posOffset>1031240</wp:posOffset>
                </wp:positionV>
                <wp:extent cx="933856" cy="3429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933856" cy="342900"/>
                        </a:xfrm>
                        <a:prstGeom prst="rect">
                          <a:avLst/>
                        </a:prstGeom>
                        <a:noFill/>
                        <a:ln w="6350">
                          <a:noFill/>
                        </a:ln>
                      </wps:spPr>
                      <wps:txbx>
                        <w:txbxContent>
                          <w:p w14:paraId="21D60813" w14:textId="77777777" w:rsidR="00AD79B6" w:rsidRPr="00BC0ED4" w:rsidRDefault="00AD79B6" w:rsidP="00AD79B6">
                            <w:pPr>
                              <w:rPr>
                                <w:color w:val="FF0000"/>
                              </w:rPr>
                            </w:pPr>
                            <w:r w:rsidRPr="00BC0ED4">
                              <w:rPr>
                                <w:color w:val="FF0000"/>
                              </w:rPr>
                              <w:t>(S0</w:t>
                            </w:r>
                            <w:r>
                              <w:rPr>
                                <w:color w:val="FF0000"/>
                              </w:rPr>
                              <w:t>2</w:t>
                            </w:r>
                            <w:r w:rsidRPr="00BC0ED4">
                              <w:rPr>
                                <w:color w:val="FF0000"/>
                              </w:rPr>
                              <w:t>-</w:t>
                            </w:r>
                            <w:r>
                              <w:rPr>
                                <w:color w:val="FF0000"/>
                              </w:rPr>
                              <w:t>C</w:t>
                            </w:r>
                            <w:r w:rsidRPr="00BC0ED4">
                              <w:rPr>
                                <w:color w:val="FF0000"/>
                              </w:rPr>
                              <w:t>0</w:t>
                            </w:r>
                            <w:r>
                              <w:rPr>
                                <w:color w:val="FF0000"/>
                              </w:rPr>
                              <w:t>3</w:t>
                            </w:r>
                            <w:r w:rsidRPr="00BC0ED4">
                              <w:rPr>
                                <w:color w:val="FF0000"/>
                              </w:rPr>
                              <w:t>)</w:t>
                            </w:r>
                          </w:p>
                          <w:p w14:paraId="2B0094C0" w14:textId="77777777" w:rsidR="00AD79B6" w:rsidRPr="00BC0ED4" w:rsidRDefault="00AD79B6" w:rsidP="00AD79B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AD4A" id="Text Box 30" o:spid="_x0000_s1033" type="#_x0000_t202" style="position:absolute;margin-left:191.9pt;margin-top:81.2pt;width:73.55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" filled="f" stroked="f" strokeweight=".5pt">
                <v:textbox>
                  <w:txbxContent>
                    <w:p w14:paraId="21D60813" w14:textId="77777777" w:rsidR="00AD79B6" w:rsidRPr="00BC0ED4" w:rsidRDefault="00AD79B6" w:rsidP="00AD79B6">
                      <w:pPr>
                        <w:rPr>
                          <w:color w:val="FF0000"/>
                        </w:rPr>
                      </w:pPr>
                      <w:r w:rsidRPr="00BC0ED4">
                        <w:rPr>
                          <w:color w:val="FF0000"/>
                        </w:rPr>
                        <w:t>(S0</w:t>
                      </w:r>
                      <w:r>
                        <w:rPr>
                          <w:color w:val="FF0000"/>
                        </w:rPr>
                        <w:t>2</w:t>
                      </w:r>
                      <w:r w:rsidRPr="00BC0ED4">
                        <w:rPr>
                          <w:color w:val="FF0000"/>
                        </w:rPr>
                        <w:t>-</w:t>
                      </w:r>
                      <w:r>
                        <w:rPr>
                          <w:color w:val="FF0000"/>
                        </w:rPr>
                        <w:t>C</w:t>
                      </w:r>
                      <w:r w:rsidRPr="00BC0ED4">
                        <w:rPr>
                          <w:color w:val="FF0000"/>
                        </w:rPr>
                        <w:t>0</w:t>
                      </w:r>
                      <w:r>
                        <w:rPr>
                          <w:color w:val="FF0000"/>
                        </w:rPr>
                        <w:t>3</w:t>
                      </w:r>
                      <w:r w:rsidRPr="00BC0ED4">
                        <w:rPr>
                          <w:color w:val="FF0000"/>
                        </w:rPr>
                        <w:t>)</w:t>
                      </w:r>
                    </w:p>
                    <w:p w14:paraId="2B0094C0" w14:textId="77777777" w:rsidR="00AD79B6" w:rsidRPr="00BC0ED4" w:rsidRDefault="00AD79B6" w:rsidP="00AD79B6">
                      <w:pPr>
                        <w:rPr>
                          <w:color w:val="FF0000"/>
                        </w:rPr>
                      </w:pP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66996828" wp14:editId="7F9C6BFB">
                <wp:simplePos x="0" y="0"/>
                <wp:positionH relativeFrom="column">
                  <wp:posOffset>1729105</wp:posOffset>
                </wp:positionH>
                <wp:positionV relativeFrom="paragraph">
                  <wp:posOffset>1031240</wp:posOffset>
                </wp:positionV>
                <wp:extent cx="933450" cy="3429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933450" cy="342900"/>
                        </a:xfrm>
                        <a:prstGeom prst="rect">
                          <a:avLst/>
                        </a:prstGeom>
                        <a:noFill/>
                        <a:ln w="6350">
                          <a:noFill/>
                        </a:ln>
                      </wps:spPr>
                      <wps:txbx>
                        <w:txbxContent>
                          <w:p w14:paraId="00C25B51" w14:textId="77777777" w:rsidR="00AD79B6" w:rsidRPr="00BC0ED4" w:rsidRDefault="00AD79B6" w:rsidP="00AD79B6">
                            <w:pPr>
                              <w:rPr>
                                <w:color w:val="FF0000"/>
                              </w:rPr>
                            </w:pPr>
                            <w:r w:rsidRPr="00BC0ED4">
                              <w:rPr>
                                <w:color w:val="FF0000"/>
                              </w:rPr>
                              <w:t>(S0</w:t>
                            </w:r>
                            <w:r>
                              <w:rPr>
                                <w:color w:val="FF0000"/>
                              </w:rPr>
                              <w:t>2</w:t>
                            </w:r>
                            <w:r w:rsidRPr="00BC0ED4">
                              <w:rPr>
                                <w:color w:val="FF0000"/>
                              </w:rPr>
                              <w:t>-</w:t>
                            </w:r>
                            <w:r>
                              <w:rPr>
                                <w:color w:val="FF0000"/>
                              </w:rPr>
                              <w:t>C</w:t>
                            </w:r>
                            <w:r w:rsidRPr="00BC0ED4">
                              <w:rPr>
                                <w:color w:val="FF0000"/>
                              </w:rPr>
                              <w:t>0</w:t>
                            </w:r>
                            <w:r>
                              <w:rPr>
                                <w:color w:val="FF0000"/>
                              </w:rPr>
                              <w:t>2</w:t>
                            </w:r>
                            <w:r w:rsidRPr="00BC0ED4">
                              <w:rPr>
                                <w:color w:val="FF0000"/>
                              </w:rPr>
                              <w:t>)</w:t>
                            </w:r>
                          </w:p>
                          <w:p w14:paraId="3B35EEF8" w14:textId="77777777" w:rsidR="00AD79B6" w:rsidRPr="00BC0ED4" w:rsidRDefault="00AD79B6" w:rsidP="00AD79B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96828" id="Text Box 29" o:spid="_x0000_s1034" type="#_x0000_t202" style="position:absolute;margin-left:136.15pt;margin-top:81.2pt;width:73.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" filled="f" stroked="f" strokeweight=".5pt">
                <v:textbox>
                  <w:txbxContent>
                    <w:p w14:paraId="00C25B51" w14:textId="77777777" w:rsidR="00AD79B6" w:rsidRPr="00BC0ED4" w:rsidRDefault="00AD79B6" w:rsidP="00AD79B6">
                      <w:pPr>
                        <w:rPr>
                          <w:color w:val="FF0000"/>
                        </w:rPr>
                      </w:pPr>
                      <w:r w:rsidRPr="00BC0ED4">
                        <w:rPr>
                          <w:color w:val="FF0000"/>
                        </w:rPr>
                        <w:t>(S0</w:t>
                      </w:r>
                      <w:r>
                        <w:rPr>
                          <w:color w:val="FF0000"/>
                        </w:rPr>
                        <w:t>2</w:t>
                      </w:r>
                      <w:r w:rsidRPr="00BC0ED4">
                        <w:rPr>
                          <w:color w:val="FF0000"/>
                        </w:rPr>
                        <w:t>-</w:t>
                      </w:r>
                      <w:r>
                        <w:rPr>
                          <w:color w:val="FF0000"/>
                        </w:rPr>
                        <w:t>C</w:t>
                      </w:r>
                      <w:r w:rsidRPr="00BC0ED4">
                        <w:rPr>
                          <w:color w:val="FF0000"/>
                        </w:rPr>
                        <w:t>0</w:t>
                      </w:r>
                      <w:r>
                        <w:rPr>
                          <w:color w:val="FF0000"/>
                        </w:rPr>
                        <w:t>2</w:t>
                      </w:r>
                      <w:r w:rsidRPr="00BC0ED4">
                        <w:rPr>
                          <w:color w:val="FF0000"/>
                        </w:rPr>
                        <w:t>)</w:t>
                      </w:r>
                    </w:p>
                    <w:p w14:paraId="3B35EEF8" w14:textId="77777777" w:rsidR="00AD79B6" w:rsidRPr="00BC0ED4" w:rsidRDefault="00AD79B6" w:rsidP="00AD79B6">
                      <w:pPr>
                        <w:rPr>
                          <w:color w:val="FF0000"/>
                        </w:rPr>
                      </w:pP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C733750" wp14:editId="0A5B202B">
                <wp:simplePos x="0" y="0"/>
                <wp:positionH relativeFrom="column">
                  <wp:posOffset>327025</wp:posOffset>
                </wp:positionH>
                <wp:positionV relativeFrom="paragraph">
                  <wp:posOffset>1031240</wp:posOffset>
                </wp:positionV>
                <wp:extent cx="933450" cy="3429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933450" cy="342900"/>
                        </a:xfrm>
                        <a:prstGeom prst="rect">
                          <a:avLst/>
                        </a:prstGeom>
                        <a:noFill/>
                        <a:ln w="6350">
                          <a:noFill/>
                        </a:ln>
                      </wps:spPr>
                      <wps:txbx>
                        <w:txbxContent>
                          <w:p w14:paraId="3B556E04" w14:textId="77777777" w:rsidR="00AD79B6" w:rsidRPr="00BC0ED4" w:rsidRDefault="00AD79B6" w:rsidP="00AD79B6">
                            <w:pPr>
                              <w:rPr>
                                <w:color w:val="FF0000"/>
                              </w:rPr>
                            </w:pPr>
                            <w:r w:rsidRPr="00BC0ED4">
                              <w:rPr>
                                <w:color w:val="FF0000"/>
                              </w:rPr>
                              <w:t>(S0</w:t>
                            </w:r>
                            <w:r>
                              <w:rPr>
                                <w:color w:val="FF0000"/>
                              </w:rPr>
                              <w:t>2</w:t>
                            </w:r>
                            <w:r w:rsidRPr="00BC0ED4">
                              <w:rPr>
                                <w:color w:val="FF0000"/>
                              </w:rPr>
                              <w:t>-</w:t>
                            </w:r>
                            <w:r>
                              <w:rPr>
                                <w:color w:val="FF0000"/>
                              </w:rPr>
                              <w:t>C</w:t>
                            </w:r>
                            <w:r w:rsidRPr="00BC0ED4">
                              <w:rPr>
                                <w:color w:val="FF0000"/>
                              </w:rPr>
                              <w:t>01)</w:t>
                            </w:r>
                          </w:p>
                          <w:p w14:paraId="576A5669" w14:textId="77777777" w:rsidR="00AD79B6" w:rsidRPr="00BC0ED4" w:rsidRDefault="00AD79B6" w:rsidP="00AD79B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733750" id="Text Box 28" o:spid="_x0000_s1035" type="#_x0000_t202" style="position:absolute;margin-left:25.75pt;margin-top:81.2pt;width:73.5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" filled="f" stroked="f" strokeweight=".5pt">
                <v:textbox>
                  <w:txbxContent>
                    <w:p w14:paraId="3B556E04" w14:textId="77777777" w:rsidR="00AD79B6" w:rsidRPr="00BC0ED4" w:rsidRDefault="00AD79B6" w:rsidP="00AD79B6">
                      <w:pPr>
                        <w:rPr>
                          <w:color w:val="FF0000"/>
                        </w:rPr>
                      </w:pPr>
                      <w:r w:rsidRPr="00BC0ED4">
                        <w:rPr>
                          <w:color w:val="FF0000"/>
                        </w:rPr>
                        <w:t>(S0</w:t>
                      </w:r>
                      <w:r>
                        <w:rPr>
                          <w:color w:val="FF0000"/>
                        </w:rPr>
                        <w:t>2</w:t>
                      </w:r>
                      <w:r w:rsidRPr="00BC0ED4">
                        <w:rPr>
                          <w:color w:val="FF0000"/>
                        </w:rPr>
                        <w:t>-</w:t>
                      </w:r>
                      <w:r>
                        <w:rPr>
                          <w:color w:val="FF0000"/>
                        </w:rPr>
                        <w:t>C</w:t>
                      </w:r>
                      <w:r w:rsidRPr="00BC0ED4">
                        <w:rPr>
                          <w:color w:val="FF0000"/>
                        </w:rPr>
                        <w:t>01)</w:t>
                      </w:r>
                    </w:p>
                    <w:p w14:paraId="576A5669" w14:textId="77777777" w:rsidR="00AD79B6" w:rsidRPr="00BC0ED4" w:rsidRDefault="00AD79B6" w:rsidP="00AD79B6">
                      <w:pPr>
                        <w:rPr>
                          <w:color w:val="FF0000"/>
                        </w:rPr>
                      </w:pP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7DFCE580" wp14:editId="028037B0">
                <wp:simplePos x="0" y="0"/>
                <wp:positionH relativeFrom="column">
                  <wp:posOffset>3869690</wp:posOffset>
                </wp:positionH>
                <wp:positionV relativeFrom="paragraph">
                  <wp:posOffset>64770</wp:posOffset>
                </wp:positionV>
                <wp:extent cx="933856" cy="34290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33856" cy="342900"/>
                        </a:xfrm>
                        <a:prstGeom prst="rect">
                          <a:avLst/>
                        </a:prstGeom>
                        <a:noFill/>
                        <a:ln w="6350">
                          <a:noFill/>
                        </a:ln>
                      </wps:spPr>
                      <wps:txbx>
                        <w:txbxContent>
                          <w:p w14:paraId="098F69E0" w14:textId="77777777" w:rsidR="00AD79B6" w:rsidRPr="00BC0ED4" w:rsidRDefault="00AD79B6" w:rsidP="00AD79B6">
                            <w:pPr>
                              <w:rPr>
                                <w:color w:val="FF0000"/>
                              </w:rPr>
                            </w:pPr>
                            <w:r w:rsidRPr="00BC0ED4">
                              <w:rPr>
                                <w:color w:val="FF0000"/>
                              </w:rPr>
                              <w:t>(S0</w:t>
                            </w:r>
                            <w:r>
                              <w:rPr>
                                <w:color w:val="FF0000"/>
                              </w:rPr>
                              <w:t>2</w:t>
                            </w:r>
                            <w:r w:rsidRPr="00BC0ED4">
                              <w:rPr>
                                <w:color w:val="FF0000"/>
                              </w:rPr>
                              <w:t>-E01)</w:t>
                            </w:r>
                          </w:p>
                          <w:p w14:paraId="5DDD6DD2" w14:textId="77777777" w:rsidR="00AD79B6" w:rsidRPr="00BC0ED4" w:rsidRDefault="00AD79B6" w:rsidP="00AD79B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E580" id="Text Box 25" o:spid="_x0000_s1036" type="#_x0000_t202" style="position:absolute;margin-left:304.7pt;margin-top:5.1pt;width:73.5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" filled="f" stroked="f" strokeweight=".5pt">
                <v:textbox>
                  <w:txbxContent>
                    <w:p w14:paraId="098F69E0" w14:textId="77777777" w:rsidR="00AD79B6" w:rsidRPr="00BC0ED4" w:rsidRDefault="00AD79B6" w:rsidP="00AD79B6">
                      <w:pPr>
                        <w:rPr>
                          <w:color w:val="FF0000"/>
                        </w:rPr>
                      </w:pPr>
                      <w:r w:rsidRPr="00BC0ED4">
                        <w:rPr>
                          <w:color w:val="FF0000"/>
                        </w:rPr>
                        <w:t>(S0</w:t>
                      </w:r>
                      <w:r>
                        <w:rPr>
                          <w:color w:val="FF0000"/>
                        </w:rPr>
                        <w:t>2</w:t>
                      </w:r>
                      <w:r w:rsidRPr="00BC0ED4">
                        <w:rPr>
                          <w:color w:val="FF0000"/>
                        </w:rPr>
                        <w:t>-E01)</w:t>
                      </w:r>
                    </w:p>
                    <w:p w14:paraId="5DDD6DD2" w14:textId="77777777" w:rsidR="00AD79B6" w:rsidRPr="00BC0ED4" w:rsidRDefault="00AD79B6" w:rsidP="00AD79B6">
                      <w:pPr>
                        <w:rPr>
                          <w:color w:val="FF0000"/>
                        </w:rPr>
                      </w:pPr>
                    </w:p>
                  </w:txbxContent>
                </v:textbox>
              </v:shape>
            </w:pict>
          </mc:Fallback>
        </mc:AlternateContent>
      </w:r>
      <w:r>
        <w:rPr>
          <w:noProof/>
        </w:rPr>
        <w:drawing>
          <wp:inline distT="0" distB="0" distL="0" distR="0" wp14:anchorId="67CD2D4A" wp14:editId="4E12D90C">
            <wp:extent cx="5400040" cy="3521075"/>
            <wp:effectExtent l="0" t="0" r="0" b="3175"/>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25"/>
                    <a:stretch>
                      <a:fillRect/>
                    </a:stretch>
                  </pic:blipFill>
                  <pic:spPr>
                    <a:xfrm>
                      <a:off x="0" y="0"/>
                      <a:ext cx="5400040" cy="3521075"/>
                    </a:xfrm>
                    <a:prstGeom prst="rect">
                      <a:avLst/>
                    </a:prstGeom>
                  </pic:spPr>
                </pic:pic>
              </a:graphicData>
            </a:graphic>
          </wp:inline>
        </w:drawing>
      </w:r>
    </w:p>
    <w:p w14:paraId="4E552A78" w14:textId="77777777" w:rsidR="00AD79B6" w:rsidRDefault="00AD79B6" w:rsidP="00AD79B6">
      <w:r>
        <w:br w:type="page"/>
      </w:r>
    </w:p>
    <w:p w14:paraId="344B12A3" w14:textId="77777777" w:rsidR="00AD79B6" w:rsidRDefault="00AD79B6" w:rsidP="00AD79B6">
      <w:pPr>
        <w:pStyle w:val="4"/>
      </w:pPr>
      <w:r>
        <w:rPr>
          <w:rFonts w:hint="eastAsia"/>
        </w:rPr>
        <w:lastRenderedPageBreak/>
        <w:t>コンポーネント定義</w:t>
      </w:r>
    </w:p>
    <w:p w14:paraId="3F16D746" w14:textId="3B0639F3" w:rsidR="00AD79B6" w:rsidRPr="00937904" w:rsidRDefault="00AD79B6" w:rsidP="00AD79B6">
      <w:pPr>
        <w:pStyle w:val="a5"/>
        <w:jc w:val="center"/>
      </w:pPr>
      <w:r>
        <w:t xml:space="preserve">表 </w:t>
      </w:r>
      <w:r w:rsidR="008B026D">
        <w:t>4</w:t>
      </w:r>
      <w:r>
        <w:t xml:space="preserve"> S02-C01</w:t>
      </w:r>
    </w:p>
    <w:tbl>
      <w:tblPr>
        <w:tblStyle w:val="af3"/>
        <w:tblW w:w="0" w:type="auto"/>
        <w:tblLook w:val="04A0" w:firstRow="1" w:lastRow="0" w:firstColumn="1" w:lastColumn="0" w:noHBand="0" w:noVBand="1"/>
      </w:tblPr>
      <w:tblGrid>
        <w:gridCol w:w="2122"/>
        <w:gridCol w:w="6372"/>
      </w:tblGrid>
      <w:tr w:rsidR="00AD79B6" w14:paraId="6D3A41B3" w14:textId="77777777" w:rsidTr="00BC0ED4">
        <w:tc>
          <w:tcPr>
            <w:tcW w:w="2122" w:type="dxa"/>
            <w:shd w:val="clear" w:color="auto" w:fill="F2F2F2" w:themeFill="background1" w:themeFillShade="F2"/>
          </w:tcPr>
          <w:p w14:paraId="6A4D6D05"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375C5BCB" w14:textId="77777777" w:rsidR="00AD79B6" w:rsidRPr="00350E92" w:rsidRDefault="00AD79B6" w:rsidP="00BC0ED4">
            <w:pPr>
              <w:rPr>
                <w:b/>
                <w:bCs/>
              </w:rPr>
            </w:pPr>
            <w:r w:rsidRPr="00350E92">
              <w:rPr>
                <w:rFonts w:hint="eastAsia"/>
                <w:b/>
                <w:bCs/>
              </w:rPr>
              <w:t>概要</w:t>
            </w:r>
          </w:p>
        </w:tc>
      </w:tr>
      <w:tr w:rsidR="00AD79B6" w14:paraId="0AEEDF41" w14:textId="77777777" w:rsidTr="00BC0ED4">
        <w:tc>
          <w:tcPr>
            <w:tcW w:w="2122" w:type="dxa"/>
          </w:tcPr>
          <w:p w14:paraId="6EF770C0" w14:textId="77777777" w:rsidR="00AD79B6" w:rsidRDefault="00AD79B6" w:rsidP="00BC0ED4">
            <w:r>
              <w:rPr>
                <w:rFonts w:hint="eastAsia"/>
              </w:rPr>
              <w:t>コード</w:t>
            </w:r>
          </w:p>
        </w:tc>
        <w:tc>
          <w:tcPr>
            <w:tcW w:w="6372" w:type="dxa"/>
          </w:tcPr>
          <w:p w14:paraId="25AD785A" w14:textId="77777777" w:rsidR="00AD79B6" w:rsidRDefault="00AD79B6" w:rsidP="00BC0ED4">
            <w:r>
              <w:t>S02-C01</w:t>
            </w:r>
          </w:p>
        </w:tc>
      </w:tr>
      <w:tr w:rsidR="00AD79B6" w14:paraId="1D4E02EA" w14:textId="77777777" w:rsidTr="00BC0ED4">
        <w:tc>
          <w:tcPr>
            <w:tcW w:w="2122" w:type="dxa"/>
          </w:tcPr>
          <w:p w14:paraId="08F769D4" w14:textId="77777777" w:rsidR="00AD79B6" w:rsidRDefault="00AD79B6" w:rsidP="00BC0ED4">
            <w:r>
              <w:rPr>
                <w:rFonts w:hint="eastAsia"/>
              </w:rPr>
              <w:t>項目名</w:t>
            </w:r>
          </w:p>
        </w:tc>
        <w:tc>
          <w:tcPr>
            <w:tcW w:w="6372" w:type="dxa"/>
          </w:tcPr>
          <w:p w14:paraId="16A399BF" w14:textId="001315CB" w:rsidR="00AD79B6" w:rsidRDefault="008B026D" w:rsidP="00BC0ED4">
            <w:r>
              <w:rPr>
                <w:rFonts w:hint="eastAsia"/>
              </w:rPr>
              <w:t>文書</w:t>
            </w:r>
            <w:r w:rsidR="00AD79B6">
              <w:rPr>
                <w:rFonts w:hint="eastAsia"/>
              </w:rPr>
              <w:t>ID</w:t>
            </w:r>
          </w:p>
        </w:tc>
      </w:tr>
      <w:tr w:rsidR="00AD79B6" w14:paraId="639B841D" w14:textId="77777777" w:rsidTr="00BC0ED4">
        <w:tc>
          <w:tcPr>
            <w:tcW w:w="2122" w:type="dxa"/>
          </w:tcPr>
          <w:p w14:paraId="54D28C45" w14:textId="77777777" w:rsidR="00AD79B6" w:rsidRDefault="00AD79B6" w:rsidP="00BC0ED4">
            <w:r>
              <w:rPr>
                <w:rFonts w:hint="eastAsia"/>
              </w:rPr>
              <w:t>形式</w:t>
            </w:r>
          </w:p>
        </w:tc>
        <w:tc>
          <w:tcPr>
            <w:tcW w:w="6372" w:type="dxa"/>
          </w:tcPr>
          <w:p w14:paraId="2C5C14ED" w14:textId="77777777" w:rsidR="00AD79B6" w:rsidRDefault="00AD79B6" w:rsidP="00BC0ED4">
            <w:r>
              <w:rPr>
                <w:rFonts w:hint="eastAsia"/>
              </w:rPr>
              <w:t>テキストフィールド</w:t>
            </w:r>
          </w:p>
        </w:tc>
      </w:tr>
      <w:tr w:rsidR="00AD79B6" w14:paraId="76E63495" w14:textId="77777777" w:rsidTr="00BC0ED4">
        <w:tc>
          <w:tcPr>
            <w:tcW w:w="2122" w:type="dxa"/>
          </w:tcPr>
          <w:p w14:paraId="60283954" w14:textId="77777777" w:rsidR="00AD79B6" w:rsidRDefault="00AD79B6" w:rsidP="00BC0ED4">
            <w:r>
              <w:rPr>
                <w:rFonts w:hint="eastAsia"/>
              </w:rPr>
              <w:t>必須</w:t>
            </w:r>
          </w:p>
        </w:tc>
        <w:tc>
          <w:tcPr>
            <w:tcW w:w="6372" w:type="dxa"/>
          </w:tcPr>
          <w:p w14:paraId="022C41D5" w14:textId="77777777" w:rsidR="00AD79B6" w:rsidRDefault="00AD79B6" w:rsidP="00BC0ED4">
            <w:r>
              <w:rPr>
                <w:rFonts w:hint="eastAsia"/>
              </w:rPr>
              <w:t>YES</w:t>
            </w:r>
          </w:p>
        </w:tc>
      </w:tr>
      <w:tr w:rsidR="00AD79B6" w14:paraId="64789394" w14:textId="77777777" w:rsidTr="00BC0ED4">
        <w:tc>
          <w:tcPr>
            <w:tcW w:w="2122" w:type="dxa"/>
          </w:tcPr>
          <w:p w14:paraId="787C3EC6" w14:textId="77777777" w:rsidR="00AD79B6" w:rsidRDefault="00AD79B6" w:rsidP="00BC0ED4">
            <w:r>
              <w:rPr>
                <w:rFonts w:hint="eastAsia"/>
              </w:rPr>
              <w:t>フォーマット</w:t>
            </w:r>
          </w:p>
        </w:tc>
        <w:tc>
          <w:tcPr>
            <w:tcW w:w="6372" w:type="dxa"/>
          </w:tcPr>
          <w:p w14:paraId="5181326E" w14:textId="77777777" w:rsidR="00AD79B6" w:rsidRDefault="00AD79B6" w:rsidP="00BC0ED4">
            <w:r>
              <w:rPr>
                <w:rFonts w:hint="eastAsia"/>
              </w:rPr>
              <w:t xml:space="preserve">半角文字列 </w:t>
            </w:r>
            <w:r>
              <w:t>(CUID</w:t>
            </w:r>
            <w:r>
              <w:rPr>
                <w:rStyle w:val="af7"/>
              </w:rPr>
              <w:footnoteReference w:id="1"/>
            </w:r>
            <w:r>
              <w:rPr>
                <w:rFonts w:hint="eastAsia"/>
              </w:rPr>
              <w:t>形式</w:t>
            </w:r>
            <w:r>
              <w:t>)</w:t>
            </w:r>
          </w:p>
        </w:tc>
      </w:tr>
      <w:tr w:rsidR="00AD79B6" w14:paraId="49099823" w14:textId="77777777" w:rsidTr="00BC0ED4">
        <w:tc>
          <w:tcPr>
            <w:tcW w:w="2122" w:type="dxa"/>
          </w:tcPr>
          <w:p w14:paraId="00C28B02" w14:textId="77777777" w:rsidR="00AD79B6" w:rsidRDefault="00AD79B6" w:rsidP="00BC0ED4">
            <w:r>
              <w:rPr>
                <w:rFonts w:hint="eastAsia"/>
              </w:rPr>
              <w:t>桁数</w:t>
            </w:r>
          </w:p>
        </w:tc>
        <w:tc>
          <w:tcPr>
            <w:tcW w:w="6372" w:type="dxa"/>
          </w:tcPr>
          <w:p w14:paraId="425B70F7" w14:textId="77777777" w:rsidR="00AD79B6" w:rsidRDefault="00AD79B6" w:rsidP="00BC0ED4">
            <w:r>
              <w:rPr>
                <w:rFonts w:hint="eastAsia"/>
              </w:rPr>
              <w:t>2</w:t>
            </w:r>
            <w:r>
              <w:t>5</w:t>
            </w:r>
            <w:r>
              <w:rPr>
                <w:rFonts w:hint="eastAsia"/>
              </w:rPr>
              <w:t xml:space="preserve">文字 </w:t>
            </w:r>
            <w:r>
              <w:t>(</w:t>
            </w:r>
            <w:r>
              <w:rPr>
                <w:rFonts w:hint="eastAsia"/>
              </w:rPr>
              <w:t>省略表示しない</w:t>
            </w:r>
            <w:r>
              <w:t>)</w:t>
            </w:r>
          </w:p>
        </w:tc>
      </w:tr>
      <w:tr w:rsidR="00AD79B6" w14:paraId="7A6A854F" w14:textId="77777777" w:rsidTr="00BC0ED4">
        <w:tc>
          <w:tcPr>
            <w:tcW w:w="2122" w:type="dxa"/>
          </w:tcPr>
          <w:p w14:paraId="101E44F1" w14:textId="77777777" w:rsidR="00AD79B6" w:rsidRDefault="00AD79B6" w:rsidP="00BC0ED4">
            <w:r>
              <w:rPr>
                <w:rFonts w:hint="eastAsia"/>
              </w:rPr>
              <w:t>下限</w:t>
            </w:r>
          </w:p>
        </w:tc>
        <w:tc>
          <w:tcPr>
            <w:tcW w:w="6372" w:type="dxa"/>
          </w:tcPr>
          <w:p w14:paraId="74479D4D" w14:textId="77777777" w:rsidR="00AD79B6" w:rsidRDefault="00AD79B6" w:rsidP="00BC0ED4">
            <w:r>
              <w:rPr>
                <w:rFonts w:hint="eastAsia"/>
              </w:rPr>
              <w:t>指定なし</w:t>
            </w:r>
          </w:p>
        </w:tc>
      </w:tr>
      <w:tr w:rsidR="00AD79B6" w14:paraId="61BE019E" w14:textId="77777777" w:rsidTr="00BC0ED4">
        <w:tc>
          <w:tcPr>
            <w:tcW w:w="2122" w:type="dxa"/>
          </w:tcPr>
          <w:p w14:paraId="63892F18" w14:textId="77777777" w:rsidR="00AD79B6" w:rsidRDefault="00AD79B6" w:rsidP="00BC0ED4">
            <w:r>
              <w:rPr>
                <w:rFonts w:hint="eastAsia"/>
              </w:rPr>
              <w:t>上限</w:t>
            </w:r>
          </w:p>
        </w:tc>
        <w:tc>
          <w:tcPr>
            <w:tcW w:w="6372" w:type="dxa"/>
          </w:tcPr>
          <w:p w14:paraId="20E08E40" w14:textId="77777777" w:rsidR="00AD79B6" w:rsidRDefault="00AD79B6" w:rsidP="00BC0ED4">
            <w:r>
              <w:rPr>
                <w:rFonts w:hint="eastAsia"/>
              </w:rPr>
              <w:t>指定なし</w:t>
            </w:r>
          </w:p>
        </w:tc>
      </w:tr>
      <w:tr w:rsidR="00AD79B6" w14:paraId="2F9F7840" w14:textId="77777777" w:rsidTr="00BC0ED4">
        <w:tc>
          <w:tcPr>
            <w:tcW w:w="2122" w:type="dxa"/>
          </w:tcPr>
          <w:p w14:paraId="5150F878" w14:textId="77777777" w:rsidR="00AD79B6" w:rsidRDefault="00AD79B6" w:rsidP="00BC0ED4">
            <w:r>
              <w:rPr>
                <w:rFonts w:hint="eastAsia"/>
              </w:rPr>
              <w:t>プレースホルダ</w:t>
            </w:r>
          </w:p>
        </w:tc>
        <w:tc>
          <w:tcPr>
            <w:tcW w:w="6372" w:type="dxa"/>
          </w:tcPr>
          <w:p w14:paraId="2A58E6EA" w14:textId="77777777" w:rsidR="00AD79B6" w:rsidRDefault="00AD79B6" w:rsidP="00BC0ED4">
            <w:r>
              <w:rPr>
                <w:rFonts w:hint="eastAsia"/>
              </w:rPr>
              <w:t>指定なし</w:t>
            </w:r>
          </w:p>
        </w:tc>
      </w:tr>
      <w:tr w:rsidR="00AD79B6" w14:paraId="072C9E38" w14:textId="77777777" w:rsidTr="00BC0ED4">
        <w:tc>
          <w:tcPr>
            <w:tcW w:w="2122" w:type="dxa"/>
          </w:tcPr>
          <w:p w14:paraId="13D4EF8B" w14:textId="77777777" w:rsidR="00AD79B6" w:rsidRDefault="00AD79B6" w:rsidP="00BC0ED4">
            <w:r>
              <w:rPr>
                <w:rFonts w:hint="eastAsia"/>
              </w:rPr>
              <w:t>初期値</w:t>
            </w:r>
          </w:p>
        </w:tc>
        <w:tc>
          <w:tcPr>
            <w:tcW w:w="6372" w:type="dxa"/>
          </w:tcPr>
          <w:p w14:paraId="6AF65520" w14:textId="77777777" w:rsidR="00AD79B6" w:rsidRDefault="00AD79B6" w:rsidP="00BC0ED4">
            <w:r>
              <w:rPr>
                <w:rFonts w:hint="eastAsia"/>
              </w:rPr>
              <w:t>指定なし</w:t>
            </w:r>
          </w:p>
        </w:tc>
      </w:tr>
      <w:tr w:rsidR="00AD79B6" w14:paraId="40AD2434" w14:textId="77777777" w:rsidTr="00BC0ED4">
        <w:tc>
          <w:tcPr>
            <w:tcW w:w="2122" w:type="dxa"/>
          </w:tcPr>
          <w:p w14:paraId="55BE8BE8" w14:textId="77777777" w:rsidR="00AD79B6" w:rsidRDefault="00AD79B6" w:rsidP="00BC0ED4">
            <w:r>
              <w:rPr>
                <w:rFonts w:hint="eastAsia"/>
              </w:rPr>
              <w:t>備考</w:t>
            </w:r>
          </w:p>
        </w:tc>
        <w:tc>
          <w:tcPr>
            <w:tcW w:w="6372" w:type="dxa"/>
          </w:tcPr>
          <w:p w14:paraId="0A0A1AA7" w14:textId="528CD477" w:rsidR="00AD79B6" w:rsidRDefault="008B026D" w:rsidP="00BC0ED4">
            <w:r>
              <w:rPr>
                <w:rFonts w:hint="eastAsia"/>
              </w:rPr>
              <w:t>文書</w:t>
            </w:r>
            <w:r w:rsidR="00AD79B6">
              <w:rPr>
                <w:rFonts w:hint="eastAsia"/>
              </w:rPr>
              <w:t>管理システムにおいて</w:t>
            </w:r>
            <w:r>
              <w:rPr>
                <w:rFonts w:hint="eastAsia"/>
              </w:rPr>
              <w:t>文書</w:t>
            </w:r>
            <w:r w:rsidR="00AD79B6">
              <w:rPr>
                <w:rFonts w:hint="eastAsia"/>
              </w:rPr>
              <w:t>を一意に識別するためのI</w:t>
            </w:r>
            <w:r w:rsidR="00AD79B6">
              <w:t>D</w:t>
            </w:r>
            <w:r w:rsidR="00AD79B6">
              <w:rPr>
                <w:rFonts w:hint="eastAsia"/>
              </w:rPr>
              <w:t>。データベース・</w:t>
            </w:r>
            <w:r>
              <w:rPr>
                <w:rFonts w:hint="eastAsia"/>
              </w:rPr>
              <w:t>文書</w:t>
            </w:r>
            <w:r w:rsidR="00AD79B6">
              <w:rPr>
                <w:rFonts w:hint="eastAsia"/>
              </w:rPr>
              <w:t>管理テーブルに対応する。</w:t>
            </w:r>
          </w:p>
        </w:tc>
      </w:tr>
    </w:tbl>
    <w:p w14:paraId="4D52A6D2" w14:textId="77777777" w:rsidR="00AD79B6" w:rsidRDefault="00AD79B6" w:rsidP="00AD79B6"/>
    <w:p w14:paraId="76D6AE83" w14:textId="4F58E7A2" w:rsidR="00AD79B6" w:rsidRDefault="00AD79B6" w:rsidP="00AD79B6">
      <w:pPr>
        <w:pStyle w:val="a5"/>
        <w:jc w:val="center"/>
      </w:pPr>
      <w:r>
        <w:t xml:space="preserve">表 </w:t>
      </w:r>
      <w:r w:rsidR="008B026D">
        <w:t>5</w:t>
      </w:r>
      <w:r>
        <w:t xml:space="preserve"> S02-C02</w:t>
      </w:r>
    </w:p>
    <w:tbl>
      <w:tblPr>
        <w:tblStyle w:val="af3"/>
        <w:tblW w:w="0" w:type="auto"/>
        <w:tblLook w:val="04A0" w:firstRow="1" w:lastRow="0" w:firstColumn="1" w:lastColumn="0" w:noHBand="0" w:noVBand="1"/>
      </w:tblPr>
      <w:tblGrid>
        <w:gridCol w:w="2122"/>
        <w:gridCol w:w="6372"/>
      </w:tblGrid>
      <w:tr w:rsidR="00AD79B6" w14:paraId="55ED0AEB" w14:textId="77777777" w:rsidTr="00BC0ED4">
        <w:tc>
          <w:tcPr>
            <w:tcW w:w="2122" w:type="dxa"/>
            <w:shd w:val="clear" w:color="auto" w:fill="F2F2F2" w:themeFill="background1" w:themeFillShade="F2"/>
          </w:tcPr>
          <w:p w14:paraId="24F1CAD5"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6AFF0EF0" w14:textId="77777777" w:rsidR="00AD79B6" w:rsidRPr="00350E92" w:rsidRDefault="00AD79B6" w:rsidP="00BC0ED4">
            <w:pPr>
              <w:rPr>
                <w:b/>
                <w:bCs/>
              </w:rPr>
            </w:pPr>
            <w:r w:rsidRPr="00350E92">
              <w:rPr>
                <w:rFonts w:hint="eastAsia"/>
                <w:b/>
                <w:bCs/>
              </w:rPr>
              <w:t>概要</w:t>
            </w:r>
          </w:p>
        </w:tc>
      </w:tr>
      <w:tr w:rsidR="00AD79B6" w14:paraId="5F671BA5" w14:textId="77777777" w:rsidTr="00BC0ED4">
        <w:tc>
          <w:tcPr>
            <w:tcW w:w="2122" w:type="dxa"/>
          </w:tcPr>
          <w:p w14:paraId="01C8AB6C" w14:textId="77777777" w:rsidR="00AD79B6" w:rsidRDefault="00AD79B6" w:rsidP="00BC0ED4">
            <w:r>
              <w:rPr>
                <w:rFonts w:hint="eastAsia"/>
              </w:rPr>
              <w:t>コード</w:t>
            </w:r>
          </w:p>
        </w:tc>
        <w:tc>
          <w:tcPr>
            <w:tcW w:w="6372" w:type="dxa"/>
          </w:tcPr>
          <w:p w14:paraId="0A64FDBE" w14:textId="77777777" w:rsidR="00AD79B6" w:rsidRDefault="00AD79B6" w:rsidP="00BC0ED4">
            <w:r>
              <w:t>S02-C02</w:t>
            </w:r>
          </w:p>
        </w:tc>
      </w:tr>
      <w:tr w:rsidR="00AD79B6" w14:paraId="339572F9" w14:textId="77777777" w:rsidTr="00BC0ED4">
        <w:tc>
          <w:tcPr>
            <w:tcW w:w="2122" w:type="dxa"/>
          </w:tcPr>
          <w:p w14:paraId="119C6D90" w14:textId="77777777" w:rsidR="00AD79B6" w:rsidRDefault="00AD79B6" w:rsidP="00BC0ED4">
            <w:r>
              <w:rPr>
                <w:rFonts w:hint="eastAsia"/>
              </w:rPr>
              <w:t>項目名</w:t>
            </w:r>
          </w:p>
        </w:tc>
        <w:tc>
          <w:tcPr>
            <w:tcW w:w="6372" w:type="dxa"/>
          </w:tcPr>
          <w:p w14:paraId="3923F5B2" w14:textId="287A46AA" w:rsidR="00AD79B6" w:rsidRDefault="008B026D" w:rsidP="00BC0ED4">
            <w:r>
              <w:rPr>
                <w:rFonts w:hint="eastAsia"/>
              </w:rPr>
              <w:t>設置場所</w:t>
            </w:r>
          </w:p>
        </w:tc>
      </w:tr>
      <w:tr w:rsidR="00AD79B6" w14:paraId="5D9AD18F" w14:textId="77777777" w:rsidTr="00BC0ED4">
        <w:tc>
          <w:tcPr>
            <w:tcW w:w="2122" w:type="dxa"/>
          </w:tcPr>
          <w:p w14:paraId="076894F9" w14:textId="77777777" w:rsidR="00AD79B6" w:rsidRDefault="00AD79B6" w:rsidP="00BC0ED4">
            <w:r>
              <w:rPr>
                <w:rFonts w:hint="eastAsia"/>
              </w:rPr>
              <w:t>形式</w:t>
            </w:r>
          </w:p>
        </w:tc>
        <w:tc>
          <w:tcPr>
            <w:tcW w:w="6372" w:type="dxa"/>
          </w:tcPr>
          <w:p w14:paraId="5227D81E" w14:textId="77777777" w:rsidR="00AD79B6" w:rsidRDefault="00AD79B6" w:rsidP="00BC0ED4">
            <w:r>
              <w:rPr>
                <w:rFonts w:hint="eastAsia"/>
              </w:rPr>
              <w:t>テキストフィールド</w:t>
            </w:r>
          </w:p>
        </w:tc>
      </w:tr>
      <w:tr w:rsidR="00AD79B6" w14:paraId="29556986" w14:textId="77777777" w:rsidTr="00BC0ED4">
        <w:tc>
          <w:tcPr>
            <w:tcW w:w="2122" w:type="dxa"/>
          </w:tcPr>
          <w:p w14:paraId="176652EA" w14:textId="77777777" w:rsidR="00AD79B6" w:rsidRDefault="00AD79B6" w:rsidP="00BC0ED4">
            <w:r>
              <w:rPr>
                <w:rFonts w:hint="eastAsia"/>
              </w:rPr>
              <w:t>必須</w:t>
            </w:r>
          </w:p>
        </w:tc>
        <w:tc>
          <w:tcPr>
            <w:tcW w:w="6372" w:type="dxa"/>
          </w:tcPr>
          <w:p w14:paraId="4B878711" w14:textId="77777777" w:rsidR="00AD79B6" w:rsidRDefault="00AD79B6" w:rsidP="00BC0ED4">
            <w:r>
              <w:t>YES</w:t>
            </w:r>
          </w:p>
        </w:tc>
      </w:tr>
      <w:tr w:rsidR="00AD79B6" w14:paraId="71A03C66" w14:textId="77777777" w:rsidTr="00BC0ED4">
        <w:tc>
          <w:tcPr>
            <w:tcW w:w="2122" w:type="dxa"/>
          </w:tcPr>
          <w:p w14:paraId="4CBE050F" w14:textId="77777777" w:rsidR="00AD79B6" w:rsidRDefault="00AD79B6" w:rsidP="00BC0ED4">
            <w:r>
              <w:rPr>
                <w:rFonts w:hint="eastAsia"/>
              </w:rPr>
              <w:t>フォーマット</w:t>
            </w:r>
          </w:p>
        </w:tc>
        <w:tc>
          <w:tcPr>
            <w:tcW w:w="6372" w:type="dxa"/>
          </w:tcPr>
          <w:p w14:paraId="30D4DFF3" w14:textId="5D5FF090" w:rsidR="00AD79B6" w:rsidRDefault="00AD79B6" w:rsidP="00BC0ED4">
            <w:r>
              <w:rPr>
                <w:rFonts w:hint="eastAsia"/>
              </w:rPr>
              <w:t>半角</w:t>
            </w:r>
            <w:r w:rsidR="008B026D">
              <w:rPr>
                <w:rFonts w:hint="eastAsia"/>
              </w:rPr>
              <w:t>・全角</w:t>
            </w:r>
            <w:r>
              <w:rPr>
                <w:rFonts w:hint="eastAsia"/>
              </w:rPr>
              <w:t>文字列</w:t>
            </w:r>
          </w:p>
        </w:tc>
      </w:tr>
      <w:tr w:rsidR="00AD79B6" w14:paraId="73FA220F" w14:textId="77777777" w:rsidTr="00BC0ED4">
        <w:tc>
          <w:tcPr>
            <w:tcW w:w="2122" w:type="dxa"/>
          </w:tcPr>
          <w:p w14:paraId="2B3A0E11" w14:textId="77777777" w:rsidR="00AD79B6" w:rsidRDefault="00AD79B6" w:rsidP="00BC0ED4">
            <w:r>
              <w:rPr>
                <w:rFonts w:hint="eastAsia"/>
              </w:rPr>
              <w:t>桁数</w:t>
            </w:r>
          </w:p>
        </w:tc>
        <w:tc>
          <w:tcPr>
            <w:tcW w:w="6372" w:type="dxa"/>
          </w:tcPr>
          <w:p w14:paraId="6D3A6323" w14:textId="273BA860" w:rsidR="00AD79B6" w:rsidRDefault="008B026D" w:rsidP="00BC0ED4">
            <w:r>
              <w:rPr>
                <w:rFonts w:hint="eastAsia"/>
              </w:rPr>
              <w:t>2</w:t>
            </w:r>
            <w:r>
              <w:t>55</w:t>
            </w:r>
            <w:r w:rsidR="00AD79B6">
              <w:rPr>
                <w:rFonts w:hint="eastAsia"/>
              </w:rPr>
              <w:t>文字</w:t>
            </w:r>
            <w:r w:rsidR="00AD79B6">
              <w:t xml:space="preserve"> (</w:t>
            </w:r>
            <w:r w:rsidR="00AD79B6">
              <w:rPr>
                <w:rFonts w:hint="eastAsia"/>
              </w:rPr>
              <w:t>省略表示しない)</w:t>
            </w:r>
          </w:p>
        </w:tc>
      </w:tr>
      <w:tr w:rsidR="00AD79B6" w14:paraId="7B718F1B" w14:textId="77777777" w:rsidTr="00BC0ED4">
        <w:tc>
          <w:tcPr>
            <w:tcW w:w="2122" w:type="dxa"/>
          </w:tcPr>
          <w:p w14:paraId="5DF98C76" w14:textId="77777777" w:rsidR="00AD79B6" w:rsidRDefault="00AD79B6" w:rsidP="00BC0ED4">
            <w:r>
              <w:rPr>
                <w:rFonts w:hint="eastAsia"/>
              </w:rPr>
              <w:t>下限</w:t>
            </w:r>
          </w:p>
        </w:tc>
        <w:tc>
          <w:tcPr>
            <w:tcW w:w="6372" w:type="dxa"/>
          </w:tcPr>
          <w:p w14:paraId="498E842D" w14:textId="77777777" w:rsidR="00AD79B6" w:rsidRDefault="00AD79B6" w:rsidP="00BC0ED4">
            <w:r>
              <w:rPr>
                <w:rFonts w:hint="eastAsia"/>
              </w:rPr>
              <w:t>指定なし</w:t>
            </w:r>
          </w:p>
        </w:tc>
      </w:tr>
      <w:tr w:rsidR="00AD79B6" w14:paraId="411D9051" w14:textId="77777777" w:rsidTr="00BC0ED4">
        <w:tc>
          <w:tcPr>
            <w:tcW w:w="2122" w:type="dxa"/>
          </w:tcPr>
          <w:p w14:paraId="4E8BFA11" w14:textId="77777777" w:rsidR="00AD79B6" w:rsidRDefault="00AD79B6" w:rsidP="00BC0ED4">
            <w:r>
              <w:rPr>
                <w:rFonts w:hint="eastAsia"/>
              </w:rPr>
              <w:t>上限</w:t>
            </w:r>
          </w:p>
        </w:tc>
        <w:tc>
          <w:tcPr>
            <w:tcW w:w="6372" w:type="dxa"/>
          </w:tcPr>
          <w:p w14:paraId="6B05305F" w14:textId="77777777" w:rsidR="00AD79B6" w:rsidRDefault="00AD79B6" w:rsidP="00BC0ED4">
            <w:r>
              <w:rPr>
                <w:rFonts w:hint="eastAsia"/>
              </w:rPr>
              <w:t>指定なし</w:t>
            </w:r>
          </w:p>
        </w:tc>
      </w:tr>
      <w:tr w:rsidR="00AD79B6" w14:paraId="578AD653" w14:textId="77777777" w:rsidTr="00BC0ED4">
        <w:tc>
          <w:tcPr>
            <w:tcW w:w="2122" w:type="dxa"/>
          </w:tcPr>
          <w:p w14:paraId="26364B2B" w14:textId="77777777" w:rsidR="00AD79B6" w:rsidRDefault="00AD79B6" w:rsidP="00BC0ED4">
            <w:r>
              <w:rPr>
                <w:rFonts w:hint="eastAsia"/>
              </w:rPr>
              <w:t>プレースホルダ</w:t>
            </w:r>
          </w:p>
        </w:tc>
        <w:tc>
          <w:tcPr>
            <w:tcW w:w="6372" w:type="dxa"/>
          </w:tcPr>
          <w:p w14:paraId="0BEE7F00" w14:textId="77777777" w:rsidR="00AD79B6" w:rsidRDefault="00AD79B6" w:rsidP="00BC0ED4">
            <w:r>
              <w:rPr>
                <w:rFonts w:hint="eastAsia"/>
              </w:rPr>
              <w:t>指定なし</w:t>
            </w:r>
          </w:p>
        </w:tc>
      </w:tr>
      <w:tr w:rsidR="00AD79B6" w14:paraId="7B681B93" w14:textId="77777777" w:rsidTr="00BC0ED4">
        <w:tc>
          <w:tcPr>
            <w:tcW w:w="2122" w:type="dxa"/>
          </w:tcPr>
          <w:p w14:paraId="044D1841" w14:textId="77777777" w:rsidR="00AD79B6" w:rsidRDefault="00AD79B6" w:rsidP="00BC0ED4">
            <w:r>
              <w:rPr>
                <w:rFonts w:hint="eastAsia"/>
              </w:rPr>
              <w:t>初期値</w:t>
            </w:r>
          </w:p>
        </w:tc>
        <w:tc>
          <w:tcPr>
            <w:tcW w:w="6372" w:type="dxa"/>
          </w:tcPr>
          <w:p w14:paraId="1CA830E2" w14:textId="77777777" w:rsidR="00AD79B6" w:rsidRDefault="00AD79B6" w:rsidP="00BC0ED4">
            <w:r>
              <w:rPr>
                <w:rFonts w:hint="eastAsia"/>
              </w:rPr>
              <w:t>指定なし</w:t>
            </w:r>
          </w:p>
        </w:tc>
      </w:tr>
      <w:tr w:rsidR="00AD79B6" w14:paraId="35E079B9" w14:textId="77777777" w:rsidTr="00BC0ED4">
        <w:tc>
          <w:tcPr>
            <w:tcW w:w="2122" w:type="dxa"/>
          </w:tcPr>
          <w:p w14:paraId="63F6CF8F" w14:textId="77777777" w:rsidR="00AD79B6" w:rsidRDefault="00AD79B6" w:rsidP="00BC0ED4">
            <w:r>
              <w:rPr>
                <w:rFonts w:hint="eastAsia"/>
              </w:rPr>
              <w:t>備考</w:t>
            </w:r>
          </w:p>
        </w:tc>
        <w:tc>
          <w:tcPr>
            <w:tcW w:w="6372" w:type="dxa"/>
          </w:tcPr>
          <w:p w14:paraId="0E859637" w14:textId="1FA9133D" w:rsidR="00AD79B6" w:rsidRPr="008B026D" w:rsidRDefault="008B026D" w:rsidP="00BC0ED4">
            <w:r>
              <w:rPr>
                <w:rFonts w:hint="eastAsia"/>
              </w:rPr>
              <w:t>電子化文書を送信したMFPの設置場所。MFP内部に設定されている値が表示される。データベース・文書管理テーブルに対応する。</w:t>
            </w:r>
          </w:p>
        </w:tc>
      </w:tr>
    </w:tbl>
    <w:p w14:paraId="7FAA7B74" w14:textId="77777777" w:rsidR="00AD79B6" w:rsidRDefault="00AD79B6" w:rsidP="00AD79B6">
      <w:r>
        <w:br w:type="page"/>
      </w:r>
    </w:p>
    <w:p w14:paraId="4A4F1BC2" w14:textId="3B8E7634" w:rsidR="00AD79B6" w:rsidRDefault="00AD79B6" w:rsidP="00AD79B6">
      <w:pPr>
        <w:pStyle w:val="a5"/>
        <w:jc w:val="center"/>
      </w:pPr>
      <w:r>
        <w:lastRenderedPageBreak/>
        <w:t xml:space="preserve">表 </w:t>
      </w:r>
      <w:r w:rsidR="008B026D">
        <w:t>6</w:t>
      </w:r>
      <w:r>
        <w:t xml:space="preserve"> S02-C03</w:t>
      </w:r>
    </w:p>
    <w:tbl>
      <w:tblPr>
        <w:tblStyle w:val="af3"/>
        <w:tblW w:w="0" w:type="auto"/>
        <w:tblLook w:val="04A0" w:firstRow="1" w:lastRow="0" w:firstColumn="1" w:lastColumn="0" w:noHBand="0" w:noVBand="1"/>
      </w:tblPr>
      <w:tblGrid>
        <w:gridCol w:w="2122"/>
        <w:gridCol w:w="6372"/>
      </w:tblGrid>
      <w:tr w:rsidR="00AD79B6" w14:paraId="21C9B249" w14:textId="77777777" w:rsidTr="00BC0ED4">
        <w:tc>
          <w:tcPr>
            <w:tcW w:w="2122" w:type="dxa"/>
            <w:shd w:val="clear" w:color="auto" w:fill="F2F2F2" w:themeFill="background1" w:themeFillShade="F2"/>
          </w:tcPr>
          <w:p w14:paraId="57E8BCD0"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16A06184" w14:textId="77777777" w:rsidR="00AD79B6" w:rsidRPr="00350E92" w:rsidRDefault="00AD79B6" w:rsidP="00BC0ED4">
            <w:pPr>
              <w:rPr>
                <w:b/>
                <w:bCs/>
              </w:rPr>
            </w:pPr>
            <w:r w:rsidRPr="00350E92">
              <w:rPr>
                <w:rFonts w:hint="eastAsia"/>
                <w:b/>
                <w:bCs/>
              </w:rPr>
              <w:t>概要</w:t>
            </w:r>
          </w:p>
        </w:tc>
      </w:tr>
      <w:tr w:rsidR="00AD79B6" w14:paraId="336C151F" w14:textId="77777777" w:rsidTr="00BC0ED4">
        <w:tc>
          <w:tcPr>
            <w:tcW w:w="2122" w:type="dxa"/>
          </w:tcPr>
          <w:p w14:paraId="51C9703D" w14:textId="77777777" w:rsidR="00AD79B6" w:rsidRDefault="00AD79B6" w:rsidP="00BC0ED4">
            <w:r>
              <w:rPr>
                <w:rFonts w:hint="eastAsia"/>
              </w:rPr>
              <w:t>コード</w:t>
            </w:r>
          </w:p>
        </w:tc>
        <w:tc>
          <w:tcPr>
            <w:tcW w:w="6372" w:type="dxa"/>
          </w:tcPr>
          <w:p w14:paraId="37E3A635" w14:textId="77777777" w:rsidR="00AD79B6" w:rsidRDefault="00AD79B6" w:rsidP="00BC0ED4">
            <w:r>
              <w:t>S02-C03</w:t>
            </w:r>
          </w:p>
        </w:tc>
      </w:tr>
      <w:tr w:rsidR="00AD79B6" w14:paraId="6ADFDE52" w14:textId="77777777" w:rsidTr="00BC0ED4">
        <w:tc>
          <w:tcPr>
            <w:tcW w:w="2122" w:type="dxa"/>
          </w:tcPr>
          <w:p w14:paraId="5473263E" w14:textId="77777777" w:rsidR="00AD79B6" w:rsidRDefault="00AD79B6" w:rsidP="00BC0ED4">
            <w:r>
              <w:rPr>
                <w:rFonts w:hint="eastAsia"/>
              </w:rPr>
              <w:t>項目名</w:t>
            </w:r>
          </w:p>
        </w:tc>
        <w:tc>
          <w:tcPr>
            <w:tcW w:w="6372" w:type="dxa"/>
          </w:tcPr>
          <w:p w14:paraId="608F0C83" w14:textId="60720607" w:rsidR="00AD79B6" w:rsidRDefault="008B026D" w:rsidP="00BC0ED4">
            <w:r>
              <w:rPr>
                <w:rFonts w:hint="eastAsia"/>
              </w:rPr>
              <w:t>ファイル</w:t>
            </w:r>
            <w:r w:rsidR="00AD79B6">
              <w:rPr>
                <w:rFonts w:hint="eastAsia"/>
              </w:rPr>
              <w:t>名</w:t>
            </w:r>
          </w:p>
        </w:tc>
      </w:tr>
      <w:tr w:rsidR="00AD79B6" w14:paraId="33F6F325" w14:textId="77777777" w:rsidTr="00BC0ED4">
        <w:tc>
          <w:tcPr>
            <w:tcW w:w="2122" w:type="dxa"/>
          </w:tcPr>
          <w:p w14:paraId="2960DCBD" w14:textId="77777777" w:rsidR="00AD79B6" w:rsidRDefault="00AD79B6" w:rsidP="00BC0ED4">
            <w:r>
              <w:rPr>
                <w:rFonts w:hint="eastAsia"/>
              </w:rPr>
              <w:t>形式</w:t>
            </w:r>
          </w:p>
        </w:tc>
        <w:tc>
          <w:tcPr>
            <w:tcW w:w="6372" w:type="dxa"/>
          </w:tcPr>
          <w:p w14:paraId="0400F656" w14:textId="77777777" w:rsidR="00AD79B6" w:rsidRDefault="00AD79B6" w:rsidP="00BC0ED4">
            <w:r>
              <w:rPr>
                <w:rFonts w:hint="eastAsia"/>
              </w:rPr>
              <w:t>テキストフィールド</w:t>
            </w:r>
          </w:p>
        </w:tc>
      </w:tr>
      <w:tr w:rsidR="00AD79B6" w14:paraId="57952EEF" w14:textId="77777777" w:rsidTr="00BC0ED4">
        <w:tc>
          <w:tcPr>
            <w:tcW w:w="2122" w:type="dxa"/>
          </w:tcPr>
          <w:p w14:paraId="23DAAB3C" w14:textId="77777777" w:rsidR="00AD79B6" w:rsidRDefault="00AD79B6" w:rsidP="00BC0ED4">
            <w:r>
              <w:rPr>
                <w:rFonts w:hint="eastAsia"/>
              </w:rPr>
              <w:t>必須</w:t>
            </w:r>
          </w:p>
        </w:tc>
        <w:tc>
          <w:tcPr>
            <w:tcW w:w="6372" w:type="dxa"/>
          </w:tcPr>
          <w:p w14:paraId="16E7D9A4" w14:textId="77777777" w:rsidR="00AD79B6" w:rsidRDefault="00AD79B6" w:rsidP="00BC0ED4">
            <w:r>
              <w:rPr>
                <w:rFonts w:hint="eastAsia"/>
              </w:rPr>
              <w:t>NO</w:t>
            </w:r>
          </w:p>
        </w:tc>
      </w:tr>
      <w:tr w:rsidR="00AD79B6" w14:paraId="10AAAAF9" w14:textId="77777777" w:rsidTr="00BC0ED4">
        <w:tc>
          <w:tcPr>
            <w:tcW w:w="2122" w:type="dxa"/>
          </w:tcPr>
          <w:p w14:paraId="1136762C" w14:textId="77777777" w:rsidR="00AD79B6" w:rsidRDefault="00AD79B6" w:rsidP="00BC0ED4">
            <w:r>
              <w:rPr>
                <w:rFonts w:hint="eastAsia"/>
              </w:rPr>
              <w:t>フォーマット</w:t>
            </w:r>
          </w:p>
        </w:tc>
        <w:tc>
          <w:tcPr>
            <w:tcW w:w="6372" w:type="dxa"/>
          </w:tcPr>
          <w:p w14:paraId="7160264F" w14:textId="77777777" w:rsidR="00AD79B6" w:rsidRDefault="00AD79B6" w:rsidP="00BC0ED4">
            <w:r>
              <w:rPr>
                <w:rFonts w:hint="eastAsia"/>
              </w:rPr>
              <w:t>半角・全角文字列</w:t>
            </w:r>
          </w:p>
        </w:tc>
      </w:tr>
      <w:tr w:rsidR="00AD79B6" w14:paraId="43E14CB0" w14:textId="77777777" w:rsidTr="00BC0ED4">
        <w:tc>
          <w:tcPr>
            <w:tcW w:w="2122" w:type="dxa"/>
          </w:tcPr>
          <w:p w14:paraId="7E6DD91C" w14:textId="77777777" w:rsidR="00AD79B6" w:rsidRDefault="00AD79B6" w:rsidP="00BC0ED4">
            <w:r>
              <w:rPr>
                <w:rFonts w:hint="eastAsia"/>
              </w:rPr>
              <w:t>桁数</w:t>
            </w:r>
          </w:p>
        </w:tc>
        <w:tc>
          <w:tcPr>
            <w:tcW w:w="6372" w:type="dxa"/>
          </w:tcPr>
          <w:p w14:paraId="572F1263" w14:textId="51AB4550" w:rsidR="00AD79B6" w:rsidRDefault="008B026D" w:rsidP="00BC0ED4">
            <w:r>
              <w:rPr>
                <w:rFonts w:hint="eastAsia"/>
              </w:rPr>
              <w:t>2</w:t>
            </w:r>
            <w:r>
              <w:t>55</w:t>
            </w:r>
            <w:r w:rsidR="00AD79B6">
              <w:rPr>
                <w:rFonts w:hint="eastAsia"/>
              </w:rPr>
              <w:t>文字</w:t>
            </w:r>
            <w:r w:rsidR="00AD79B6">
              <w:t xml:space="preserve"> (</w:t>
            </w:r>
            <w:r w:rsidR="00AD79B6">
              <w:rPr>
                <w:rFonts w:hint="eastAsia"/>
              </w:rPr>
              <w:t>省略表示しない)</w:t>
            </w:r>
          </w:p>
        </w:tc>
      </w:tr>
      <w:tr w:rsidR="00AD79B6" w14:paraId="2AA53FB9" w14:textId="77777777" w:rsidTr="00BC0ED4">
        <w:tc>
          <w:tcPr>
            <w:tcW w:w="2122" w:type="dxa"/>
          </w:tcPr>
          <w:p w14:paraId="3547C4EB" w14:textId="77777777" w:rsidR="00AD79B6" w:rsidRDefault="00AD79B6" w:rsidP="00BC0ED4">
            <w:r>
              <w:rPr>
                <w:rFonts w:hint="eastAsia"/>
              </w:rPr>
              <w:t>下限</w:t>
            </w:r>
          </w:p>
        </w:tc>
        <w:tc>
          <w:tcPr>
            <w:tcW w:w="6372" w:type="dxa"/>
          </w:tcPr>
          <w:p w14:paraId="1D5A4211" w14:textId="77777777" w:rsidR="00AD79B6" w:rsidRDefault="00AD79B6" w:rsidP="00BC0ED4">
            <w:r>
              <w:rPr>
                <w:rFonts w:hint="eastAsia"/>
              </w:rPr>
              <w:t>指定なし</w:t>
            </w:r>
          </w:p>
        </w:tc>
      </w:tr>
      <w:tr w:rsidR="00AD79B6" w14:paraId="243C344A" w14:textId="77777777" w:rsidTr="00BC0ED4">
        <w:tc>
          <w:tcPr>
            <w:tcW w:w="2122" w:type="dxa"/>
          </w:tcPr>
          <w:p w14:paraId="208A62DE" w14:textId="77777777" w:rsidR="00AD79B6" w:rsidRDefault="00AD79B6" w:rsidP="00BC0ED4">
            <w:r>
              <w:rPr>
                <w:rFonts w:hint="eastAsia"/>
              </w:rPr>
              <w:t>上限</w:t>
            </w:r>
          </w:p>
        </w:tc>
        <w:tc>
          <w:tcPr>
            <w:tcW w:w="6372" w:type="dxa"/>
          </w:tcPr>
          <w:p w14:paraId="77FF9D23" w14:textId="77777777" w:rsidR="00AD79B6" w:rsidRDefault="00AD79B6" w:rsidP="00BC0ED4">
            <w:r>
              <w:rPr>
                <w:rFonts w:hint="eastAsia"/>
              </w:rPr>
              <w:t>指定なし</w:t>
            </w:r>
          </w:p>
        </w:tc>
      </w:tr>
      <w:tr w:rsidR="00AD79B6" w14:paraId="7C678FF4" w14:textId="77777777" w:rsidTr="00BC0ED4">
        <w:tc>
          <w:tcPr>
            <w:tcW w:w="2122" w:type="dxa"/>
          </w:tcPr>
          <w:p w14:paraId="34AEB601" w14:textId="77777777" w:rsidR="00AD79B6" w:rsidRDefault="00AD79B6" w:rsidP="00BC0ED4">
            <w:r>
              <w:rPr>
                <w:rFonts w:hint="eastAsia"/>
              </w:rPr>
              <w:t>プレースホルダ</w:t>
            </w:r>
          </w:p>
        </w:tc>
        <w:tc>
          <w:tcPr>
            <w:tcW w:w="6372" w:type="dxa"/>
          </w:tcPr>
          <w:p w14:paraId="2D8903E7" w14:textId="77777777" w:rsidR="00AD79B6" w:rsidRDefault="00AD79B6" w:rsidP="00BC0ED4">
            <w:r>
              <w:rPr>
                <w:rFonts w:hint="eastAsia"/>
              </w:rPr>
              <w:t>指定なし</w:t>
            </w:r>
          </w:p>
        </w:tc>
      </w:tr>
      <w:tr w:rsidR="00AD79B6" w14:paraId="226B5860" w14:textId="77777777" w:rsidTr="00BC0ED4">
        <w:tc>
          <w:tcPr>
            <w:tcW w:w="2122" w:type="dxa"/>
          </w:tcPr>
          <w:p w14:paraId="2C0A7815" w14:textId="77777777" w:rsidR="00AD79B6" w:rsidRDefault="00AD79B6" w:rsidP="00BC0ED4">
            <w:r>
              <w:rPr>
                <w:rFonts w:hint="eastAsia"/>
              </w:rPr>
              <w:t>初期値</w:t>
            </w:r>
          </w:p>
        </w:tc>
        <w:tc>
          <w:tcPr>
            <w:tcW w:w="6372" w:type="dxa"/>
          </w:tcPr>
          <w:p w14:paraId="28AD7B99" w14:textId="77777777" w:rsidR="00AD79B6" w:rsidRDefault="00AD79B6" w:rsidP="00BC0ED4">
            <w:r>
              <w:rPr>
                <w:rFonts w:hint="eastAsia"/>
              </w:rPr>
              <w:t>指定なし</w:t>
            </w:r>
          </w:p>
        </w:tc>
      </w:tr>
      <w:tr w:rsidR="00AD79B6" w14:paraId="77454A66" w14:textId="77777777" w:rsidTr="00BC0ED4">
        <w:tc>
          <w:tcPr>
            <w:tcW w:w="2122" w:type="dxa"/>
          </w:tcPr>
          <w:p w14:paraId="0B2A32C5" w14:textId="77777777" w:rsidR="00AD79B6" w:rsidRDefault="00AD79B6" w:rsidP="00BC0ED4">
            <w:r>
              <w:rPr>
                <w:rFonts w:hint="eastAsia"/>
              </w:rPr>
              <w:t>備考</w:t>
            </w:r>
          </w:p>
        </w:tc>
        <w:tc>
          <w:tcPr>
            <w:tcW w:w="6372" w:type="dxa"/>
          </w:tcPr>
          <w:p w14:paraId="6CEA6583" w14:textId="5C364CF6" w:rsidR="00AD79B6" w:rsidRDefault="008B026D" w:rsidP="00BC0ED4">
            <w:r w:rsidRPr="008B026D">
              <w:rPr>
                <w:rFonts w:hint="eastAsia"/>
              </w:rPr>
              <w:t>送信された電子化文書のファイル名。</w:t>
            </w:r>
            <w:r w:rsidR="00AD79B6">
              <w:rPr>
                <w:rFonts w:hint="eastAsia"/>
              </w:rPr>
              <w:t>データベース・</w:t>
            </w:r>
            <w:r>
              <w:rPr>
                <w:rFonts w:hint="eastAsia"/>
              </w:rPr>
              <w:t>文書</w:t>
            </w:r>
            <w:r w:rsidR="00AD79B6">
              <w:rPr>
                <w:rFonts w:hint="eastAsia"/>
              </w:rPr>
              <w:t>管理テーブルに対応する。</w:t>
            </w:r>
          </w:p>
        </w:tc>
      </w:tr>
    </w:tbl>
    <w:p w14:paraId="384415FA" w14:textId="77777777" w:rsidR="00AD79B6" w:rsidRDefault="00AD79B6" w:rsidP="00AD79B6"/>
    <w:p w14:paraId="270BF974" w14:textId="12346343" w:rsidR="00AD79B6" w:rsidRDefault="00AD79B6" w:rsidP="00AD79B6">
      <w:pPr>
        <w:pStyle w:val="a5"/>
        <w:jc w:val="center"/>
      </w:pPr>
      <w:r>
        <w:t xml:space="preserve">表 </w:t>
      </w:r>
      <w:r w:rsidR="008B026D">
        <w:t xml:space="preserve">7 </w:t>
      </w:r>
      <w:r>
        <w:t>S02-C04</w:t>
      </w:r>
    </w:p>
    <w:tbl>
      <w:tblPr>
        <w:tblStyle w:val="af3"/>
        <w:tblW w:w="0" w:type="auto"/>
        <w:tblLook w:val="04A0" w:firstRow="1" w:lastRow="0" w:firstColumn="1" w:lastColumn="0" w:noHBand="0" w:noVBand="1"/>
      </w:tblPr>
      <w:tblGrid>
        <w:gridCol w:w="2122"/>
        <w:gridCol w:w="6372"/>
      </w:tblGrid>
      <w:tr w:rsidR="00AD79B6" w14:paraId="5F8090FD" w14:textId="77777777" w:rsidTr="00BC0ED4">
        <w:tc>
          <w:tcPr>
            <w:tcW w:w="2122" w:type="dxa"/>
            <w:shd w:val="clear" w:color="auto" w:fill="F2F2F2" w:themeFill="background1" w:themeFillShade="F2"/>
          </w:tcPr>
          <w:p w14:paraId="116DA49F"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36511432" w14:textId="77777777" w:rsidR="00AD79B6" w:rsidRPr="00350E92" w:rsidRDefault="00AD79B6" w:rsidP="00BC0ED4">
            <w:pPr>
              <w:rPr>
                <w:b/>
                <w:bCs/>
              </w:rPr>
            </w:pPr>
            <w:r w:rsidRPr="00350E92">
              <w:rPr>
                <w:rFonts w:hint="eastAsia"/>
                <w:b/>
                <w:bCs/>
              </w:rPr>
              <w:t>概要</w:t>
            </w:r>
          </w:p>
        </w:tc>
      </w:tr>
      <w:tr w:rsidR="00AD79B6" w14:paraId="699201D0" w14:textId="77777777" w:rsidTr="00BC0ED4">
        <w:tc>
          <w:tcPr>
            <w:tcW w:w="2122" w:type="dxa"/>
          </w:tcPr>
          <w:p w14:paraId="6247170B" w14:textId="77777777" w:rsidR="00AD79B6" w:rsidRDefault="00AD79B6" w:rsidP="00BC0ED4">
            <w:r>
              <w:rPr>
                <w:rFonts w:hint="eastAsia"/>
              </w:rPr>
              <w:t>コード</w:t>
            </w:r>
          </w:p>
        </w:tc>
        <w:tc>
          <w:tcPr>
            <w:tcW w:w="6372" w:type="dxa"/>
          </w:tcPr>
          <w:p w14:paraId="5C4BF8BB" w14:textId="77777777" w:rsidR="00AD79B6" w:rsidRDefault="00AD79B6" w:rsidP="00BC0ED4">
            <w:r>
              <w:t>S02-C04</w:t>
            </w:r>
          </w:p>
        </w:tc>
      </w:tr>
      <w:tr w:rsidR="00AD79B6" w14:paraId="29BDBDA4" w14:textId="77777777" w:rsidTr="00BC0ED4">
        <w:tc>
          <w:tcPr>
            <w:tcW w:w="2122" w:type="dxa"/>
          </w:tcPr>
          <w:p w14:paraId="215C6746" w14:textId="77777777" w:rsidR="00AD79B6" w:rsidRDefault="00AD79B6" w:rsidP="00BC0ED4">
            <w:r>
              <w:rPr>
                <w:rFonts w:hint="eastAsia"/>
              </w:rPr>
              <w:t>項目名</w:t>
            </w:r>
          </w:p>
        </w:tc>
        <w:tc>
          <w:tcPr>
            <w:tcW w:w="6372" w:type="dxa"/>
          </w:tcPr>
          <w:p w14:paraId="70F2B2AE" w14:textId="77777777" w:rsidR="00AD79B6" w:rsidRDefault="00AD79B6" w:rsidP="00BC0ED4">
            <w:r>
              <w:rPr>
                <w:rFonts w:hint="eastAsia"/>
              </w:rPr>
              <w:t>スキャン日時</w:t>
            </w:r>
          </w:p>
        </w:tc>
      </w:tr>
      <w:tr w:rsidR="00AD79B6" w14:paraId="5FAC8335" w14:textId="77777777" w:rsidTr="00BC0ED4">
        <w:tc>
          <w:tcPr>
            <w:tcW w:w="2122" w:type="dxa"/>
          </w:tcPr>
          <w:p w14:paraId="6F20FCF0" w14:textId="77777777" w:rsidR="00AD79B6" w:rsidRDefault="00AD79B6" w:rsidP="00BC0ED4">
            <w:r>
              <w:rPr>
                <w:rFonts w:hint="eastAsia"/>
              </w:rPr>
              <w:t>形式</w:t>
            </w:r>
          </w:p>
        </w:tc>
        <w:tc>
          <w:tcPr>
            <w:tcW w:w="6372" w:type="dxa"/>
          </w:tcPr>
          <w:p w14:paraId="5F948483" w14:textId="77777777" w:rsidR="00AD79B6" w:rsidRDefault="00AD79B6" w:rsidP="00BC0ED4">
            <w:r>
              <w:rPr>
                <w:rFonts w:hint="eastAsia"/>
              </w:rPr>
              <w:t>テキストフィールド</w:t>
            </w:r>
          </w:p>
        </w:tc>
      </w:tr>
      <w:tr w:rsidR="00AD79B6" w14:paraId="51F60E5A" w14:textId="77777777" w:rsidTr="00BC0ED4">
        <w:tc>
          <w:tcPr>
            <w:tcW w:w="2122" w:type="dxa"/>
          </w:tcPr>
          <w:p w14:paraId="78327E7D" w14:textId="77777777" w:rsidR="00AD79B6" w:rsidRDefault="00AD79B6" w:rsidP="00BC0ED4">
            <w:r>
              <w:rPr>
                <w:rFonts w:hint="eastAsia"/>
              </w:rPr>
              <w:t>必須</w:t>
            </w:r>
          </w:p>
        </w:tc>
        <w:tc>
          <w:tcPr>
            <w:tcW w:w="6372" w:type="dxa"/>
          </w:tcPr>
          <w:p w14:paraId="442B7360" w14:textId="77777777" w:rsidR="00AD79B6" w:rsidRDefault="00AD79B6" w:rsidP="00BC0ED4">
            <w:r>
              <w:t>YES</w:t>
            </w:r>
          </w:p>
        </w:tc>
      </w:tr>
      <w:tr w:rsidR="00AD79B6" w14:paraId="1B0BC2F8" w14:textId="77777777" w:rsidTr="00BC0ED4">
        <w:tc>
          <w:tcPr>
            <w:tcW w:w="2122" w:type="dxa"/>
          </w:tcPr>
          <w:p w14:paraId="679182C9" w14:textId="77777777" w:rsidR="00AD79B6" w:rsidRDefault="00AD79B6" w:rsidP="00BC0ED4">
            <w:r>
              <w:rPr>
                <w:rFonts w:hint="eastAsia"/>
              </w:rPr>
              <w:t>フォーマット</w:t>
            </w:r>
          </w:p>
        </w:tc>
        <w:tc>
          <w:tcPr>
            <w:tcW w:w="6372" w:type="dxa"/>
          </w:tcPr>
          <w:p w14:paraId="54534F08" w14:textId="77777777" w:rsidR="00AD79B6" w:rsidRDefault="00AD79B6" w:rsidP="00BC0ED4">
            <w:r>
              <w:rPr>
                <w:rFonts w:hint="eastAsia"/>
              </w:rPr>
              <w:t xml:space="preserve">日時 </w:t>
            </w:r>
            <w:r>
              <w:t>(YYYY/mm/dd HH:MM:ss)</w:t>
            </w:r>
          </w:p>
        </w:tc>
      </w:tr>
      <w:tr w:rsidR="00AD79B6" w14:paraId="1773AB0D" w14:textId="77777777" w:rsidTr="00BC0ED4">
        <w:tc>
          <w:tcPr>
            <w:tcW w:w="2122" w:type="dxa"/>
          </w:tcPr>
          <w:p w14:paraId="2D436E80" w14:textId="77777777" w:rsidR="00AD79B6" w:rsidRDefault="00AD79B6" w:rsidP="00BC0ED4">
            <w:r>
              <w:rPr>
                <w:rFonts w:hint="eastAsia"/>
              </w:rPr>
              <w:t>桁数</w:t>
            </w:r>
          </w:p>
        </w:tc>
        <w:tc>
          <w:tcPr>
            <w:tcW w:w="6372" w:type="dxa"/>
          </w:tcPr>
          <w:p w14:paraId="0EF2E624" w14:textId="77777777" w:rsidR="00AD79B6" w:rsidRDefault="00AD79B6" w:rsidP="00BC0ED4">
            <w:r>
              <w:rPr>
                <w:rFonts w:hint="eastAsia"/>
              </w:rPr>
              <w:t>指定なし</w:t>
            </w:r>
          </w:p>
        </w:tc>
      </w:tr>
      <w:tr w:rsidR="00AD79B6" w14:paraId="5A7B388A" w14:textId="77777777" w:rsidTr="00BC0ED4">
        <w:tc>
          <w:tcPr>
            <w:tcW w:w="2122" w:type="dxa"/>
          </w:tcPr>
          <w:p w14:paraId="4B75DF7F" w14:textId="77777777" w:rsidR="00AD79B6" w:rsidRDefault="00AD79B6" w:rsidP="00BC0ED4">
            <w:r>
              <w:rPr>
                <w:rFonts w:hint="eastAsia"/>
              </w:rPr>
              <w:t>下限</w:t>
            </w:r>
          </w:p>
        </w:tc>
        <w:tc>
          <w:tcPr>
            <w:tcW w:w="6372" w:type="dxa"/>
          </w:tcPr>
          <w:p w14:paraId="040BF9CF" w14:textId="77777777" w:rsidR="00AD79B6" w:rsidRDefault="00AD79B6" w:rsidP="00BC0ED4">
            <w:r>
              <w:rPr>
                <w:rFonts w:hint="eastAsia"/>
              </w:rPr>
              <w:t>指定なし</w:t>
            </w:r>
          </w:p>
        </w:tc>
      </w:tr>
      <w:tr w:rsidR="00AD79B6" w14:paraId="7614B561" w14:textId="77777777" w:rsidTr="00BC0ED4">
        <w:tc>
          <w:tcPr>
            <w:tcW w:w="2122" w:type="dxa"/>
          </w:tcPr>
          <w:p w14:paraId="4434E4C4" w14:textId="77777777" w:rsidR="00AD79B6" w:rsidRDefault="00AD79B6" w:rsidP="00BC0ED4">
            <w:r>
              <w:rPr>
                <w:rFonts w:hint="eastAsia"/>
              </w:rPr>
              <w:t>上限</w:t>
            </w:r>
          </w:p>
        </w:tc>
        <w:tc>
          <w:tcPr>
            <w:tcW w:w="6372" w:type="dxa"/>
          </w:tcPr>
          <w:p w14:paraId="3C391CDA" w14:textId="77777777" w:rsidR="00AD79B6" w:rsidRDefault="00AD79B6" w:rsidP="00BC0ED4">
            <w:r>
              <w:rPr>
                <w:rFonts w:hint="eastAsia"/>
              </w:rPr>
              <w:t>指定なし</w:t>
            </w:r>
          </w:p>
        </w:tc>
      </w:tr>
      <w:tr w:rsidR="00AD79B6" w14:paraId="6498E489" w14:textId="77777777" w:rsidTr="00BC0ED4">
        <w:tc>
          <w:tcPr>
            <w:tcW w:w="2122" w:type="dxa"/>
          </w:tcPr>
          <w:p w14:paraId="137F3072" w14:textId="77777777" w:rsidR="00AD79B6" w:rsidRDefault="00AD79B6" w:rsidP="00BC0ED4">
            <w:r>
              <w:rPr>
                <w:rFonts w:hint="eastAsia"/>
              </w:rPr>
              <w:t>プレースホルダ</w:t>
            </w:r>
          </w:p>
        </w:tc>
        <w:tc>
          <w:tcPr>
            <w:tcW w:w="6372" w:type="dxa"/>
          </w:tcPr>
          <w:p w14:paraId="11722F9A" w14:textId="77777777" w:rsidR="00AD79B6" w:rsidRDefault="00AD79B6" w:rsidP="00BC0ED4">
            <w:r>
              <w:rPr>
                <w:rFonts w:hint="eastAsia"/>
              </w:rPr>
              <w:t>指定なし</w:t>
            </w:r>
          </w:p>
        </w:tc>
      </w:tr>
      <w:tr w:rsidR="00AD79B6" w14:paraId="0C102B16" w14:textId="77777777" w:rsidTr="00BC0ED4">
        <w:tc>
          <w:tcPr>
            <w:tcW w:w="2122" w:type="dxa"/>
          </w:tcPr>
          <w:p w14:paraId="58844172" w14:textId="77777777" w:rsidR="00AD79B6" w:rsidRDefault="00AD79B6" w:rsidP="00BC0ED4">
            <w:r>
              <w:rPr>
                <w:rFonts w:hint="eastAsia"/>
              </w:rPr>
              <w:t>初期値</w:t>
            </w:r>
          </w:p>
        </w:tc>
        <w:tc>
          <w:tcPr>
            <w:tcW w:w="6372" w:type="dxa"/>
          </w:tcPr>
          <w:p w14:paraId="64CF9EE9" w14:textId="77777777" w:rsidR="00AD79B6" w:rsidRDefault="00AD79B6" w:rsidP="00BC0ED4">
            <w:r>
              <w:rPr>
                <w:rFonts w:hint="eastAsia"/>
              </w:rPr>
              <w:t>指定なし</w:t>
            </w:r>
          </w:p>
        </w:tc>
      </w:tr>
      <w:tr w:rsidR="00AD79B6" w14:paraId="224571A5" w14:textId="77777777" w:rsidTr="00BC0ED4">
        <w:tc>
          <w:tcPr>
            <w:tcW w:w="2122" w:type="dxa"/>
          </w:tcPr>
          <w:p w14:paraId="6351A7AF" w14:textId="77777777" w:rsidR="00AD79B6" w:rsidRDefault="00AD79B6" w:rsidP="00BC0ED4">
            <w:r>
              <w:rPr>
                <w:rFonts w:hint="eastAsia"/>
              </w:rPr>
              <w:t>備考</w:t>
            </w:r>
          </w:p>
        </w:tc>
        <w:tc>
          <w:tcPr>
            <w:tcW w:w="6372" w:type="dxa"/>
          </w:tcPr>
          <w:p w14:paraId="4E9AC35C" w14:textId="3C6D7D72" w:rsidR="00AD79B6" w:rsidRDefault="00AD79B6" w:rsidP="00BC0ED4">
            <w:r>
              <w:rPr>
                <w:rFonts w:hint="eastAsia"/>
              </w:rPr>
              <w:t>電子化</w:t>
            </w:r>
            <w:r w:rsidR="008B026D">
              <w:rPr>
                <w:rFonts w:hint="eastAsia"/>
              </w:rPr>
              <w:t>文書</w:t>
            </w:r>
            <w:r>
              <w:rPr>
                <w:rFonts w:hint="eastAsia"/>
              </w:rPr>
              <w:t>を送信した日時。データベース・</w:t>
            </w:r>
            <w:r w:rsidR="008B026D">
              <w:rPr>
                <w:rFonts w:hint="eastAsia"/>
              </w:rPr>
              <w:t>文書</w:t>
            </w:r>
            <w:r>
              <w:rPr>
                <w:rFonts w:hint="eastAsia"/>
              </w:rPr>
              <w:t>管理テーブルに対応する。</w:t>
            </w:r>
          </w:p>
        </w:tc>
      </w:tr>
    </w:tbl>
    <w:p w14:paraId="5D259CE2" w14:textId="77777777" w:rsidR="00AD79B6" w:rsidRDefault="00AD79B6" w:rsidP="00AD79B6">
      <w:r>
        <w:br w:type="page"/>
      </w:r>
    </w:p>
    <w:p w14:paraId="5866081C" w14:textId="77777777" w:rsidR="00AD79B6" w:rsidRDefault="00AD79B6" w:rsidP="00AD79B6"/>
    <w:p w14:paraId="5D51EF97" w14:textId="77777777" w:rsidR="00AD79B6" w:rsidRDefault="00AD79B6" w:rsidP="00AD79B6">
      <w:pPr>
        <w:pStyle w:val="4"/>
      </w:pPr>
      <w:r>
        <w:rPr>
          <w:rFonts w:hint="eastAsia"/>
        </w:rPr>
        <w:t>イベント定義</w:t>
      </w:r>
    </w:p>
    <w:p w14:paraId="2B615065" w14:textId="489CF9C2" w:rsidR="00AD79B6" w:rsidRPr="00AB11D6" w:rsidRDefault="00AD79B6" w:rsidP="00AD79B6">
      <w:pPr>
        <w:pStyle w:val="a5"/>
        <w:jc w:val="center"/>
      </w:pPr>
      <w:r>
        <w:t xml:space="preserve">表 </w:t>
      </w:r>
      <w:r w:rsidR="008B026D">
        <w:rPr>
          <w:rFonts w:hint="eastAsia"/>
        </w:rPr>
        <w:t>8</w:t>
      </w:r>
      <w:r>
        <w:t xml:space="preserve"> S02-E01</w:t>
      </w:r>
    </w:p>
    <w:tbl>
      <w:tblPr>
        <w:tblStyle w:val="af3"/>
        <w:tblW w:w="0" w:type="auto"/>
        <w:tblLook w:val="04A0" w:firstRow="1" w:lastRow="0" w:firstColumn="1" w:lastColumn="0" w:noHBand="0" w:noVBand="1"/>
      </w:tblPr>
      <w:tblGrid>
        <w:gridCol w:w="2122"/>
        <w:gridCol w:w="6372"/>
      </w:tblGrid>
      <w:tr w:rsidR="00AD79B6" w14:paraId="0C381761" w14:textId="77777777" w:rsidTr="00BC0ED4">
        <w:tc>
          <w:tcPr>
            <w:tcW w:w="2122" w:type="dxa"/>
            <w:shd w:val="clear" w:color="auto" w:fill="F2F2F2" w:themeFill="background1" w:themeFillShade="F2"/>
          </w:tcPr>
          <w:p w14:paraId="4F55F2AE"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2F4BDBB2" w14:textId="77777777" w:rsidR="00AD79B6" w:rsidRPr="00350E92" w:rsidRDefault="00AD79B6" w:rsidP="00BC0ED4">
            <w:pPr>
              <w:rPr>
                <w:b/>
                <w:bCs/>
              </w:rPr>
            </w:pPr>
            <w:r w:rsidRPr="00350E92">
              <w:rPr>
                <w:rFonts w:hint="eastAsia"/>
                <w:b/>
                <w:bCs/>
              </w:rPr>
              <w:t>概要</w:t>
            </w:r>
          </w:p>
        </w:tc>
      </w:tr>
      <w:tr w:rsidR="00AD79B6" w14:paraId="7BD9442F" w14:textId="77777777" w:rsidTr="00BC0ED4">
        <w:tc>
          <w:tcPr>
            <w:tcW w:w="2122" w:type="dxa"/>
          </w:tcPr>
          <w:p w14:paraId="5EE5A44D" w14:textId="77777777" w:rsidR="00AD79B6" w:rsidRDefault="00AD79B6" w:rsidP="00BC0ED4">
            <w:r>
              <w:rPr>
                <w:rFonts w:hint="eastAsia"/>
              </w:rPr>
              <w:t>コード</w:t>
            </w:r>
          </w:p>
        </w:tc>
        <w:tc>
          <w:tcPr>
            <w:tcW w:w="6372" w:type="dxa"/>
          </w:tcPr>
          <w:p w14:paraId="2ADD036D" w14:textId="77777777" w:rsidR="00AD79B6" w:rsidRDefault="00AD79B6" w:rsidP="00BC0ED4">
            <w:r>
              <w:t>S02-E01</w:t>
            </w:r>
          </w:p>
        </w:tc>
      </w:tr>
      <w:tr w:rsidR="00AD79B6" w14:paraId="6BD1B5B4" w14:textId="77777777" w:rsidTr="00BC0ED4">
        <w:tc>
          <w:tcPr>
            <w:tcW w:w="2122" w:type="dxa"/>
          </w:tcPr>
          <w:p w14:paraId="5919CC3D" w14:textId="77777777" w:rsidR="00AD79B6" w:rsidRDefault="00AD79B6" w:rsidP="00BC0ED4">
            <w:r>
              <w:rPr>
                <w:rFonts w:hint="eastAsia"/>
              </w:rPr>
              <w:t>項目名</w:t>
            </w:r>
          </w:p>
        </w:tc>
        <w:tc>
          <w:tcPr>
            <w:tcW w:w="6372" w:type="dxa"/>
          </w:tcPr>
          <w:p w14:paraId="4DBD2217" w14:textId="77777777" w:rsidR="00AD79B6" w:rsidRDefault="00AD79B6" w:rsidP="00BC0ED4">
            <w:r>
              <w:rPr>
                <w:rFonts w:hint="eastAsia"/>
              </w:rPr>
              <w:t>ログアウト</w:t>
            </w:r>
          </w:p>
        </w:tc>
      </w:tr>
      <w:tr w:rsidR="00AD79B6" w14:paraId="390A446C" w14:textId="77777777" w:rsidTr="00BC0ED4">
        <w:tc>
          <w:tcPr>
            <w:tcW w:w="2122" w:type="dxa"/>
          </w:tcPr>
          <w:p w14:paraId="6734A310" w14:textId="77777777" w:rsidR="00AD79B6" w:rsidRDefault="00AD79B6" w:rsidP="00BC0ED4">
            <w:r>
              <w:rPr>
                <w:rFonts w:hint="eastAsia"/>
              </w:rPr>
              <w:t>トリガー</w:t>
            </w:r>
          </w:p>
        </w:tc>
        <w:tc>
          <w:tcPr>
            <w:tcW w:w="6372" w:type="dxa"/>
          </w:tcPr>
          <w:p w14:paraId="69609392" w14:textId="77777777" w:rsidR="00AD79B6" w:rsidRDefault="00AD79B6" w:rsidP="00BC0ED4">
            <w:r>
              <w:rPr>
                <w:rFonts w:hint="eastAsia"/>
              </w:rPr>
              <w:t>クリック</w:t>
            </w:r>
          </w:p>
        </w:tc>
      </w:tr>
      <w:tr w:rsidR="00AD79B6" w14:paraId="46B71A78" w14:textId="77777777" w:rsidTr="00BC0ED4">
        <w:tc>
          <w:tcPr>
            <w:tcW w:w="2122" w:type="dxa"/>
          </w:tcPr>
          <w:p w14:paraId="59EFAACA" w14:textId="77777777" w:rsidR="00AD79B6" w:rsidRDefault="00AD79B6" w:rsidP="00BC0ED4">
            <w:r>
              <w:rPr>
                <w:rFonts w:hint="eastAsia"/>
              </w:rPr>
              <w:t>処理</w:t>
            </w:r>
          </w:p>
        </w:tc>
        <w:tc>
          <w:tcPr>
            <w:tcW w:w="6372" w:type="dxa"/>
          </w:tcPr>
          <w:p w14:paraId="5A77F321" w14:textId="77777777" w:rsidR="00AD79B6" w:rsidRDefault="00AD79B6" w:rsidP="00BC0ED4">
            <w:r>
              <w:rPr>
                <w:rFonts w:hint="eastAsia"/>
              </w:rPr>
              <w:t>セッション情報 (ログイン情報</w:t>
            </w:r>
            <w:r>
              <w:t xml:space="preserve">) </w:t>
            </w:r>
            <w:r>
              <w:rPr>
                <w:rFonts w:hint="eastAsia"/>
              </w:rPr>
              <w:t>をサーバーサイドから削除し、ログアウト状態へ移行する。その後、ログイン画面へ遷移させる。</w:t>
            </w:r>
          </w:p>
        </w:tc>
      </w:tr>
    </w:tbl>
    <w:p w14:paraId="797F537E" w14:textId="77777777" w:rsidR="00AD79B6" w:rsidRDefault="00AD79B6" w:rsidP="00AD79B6"/>
    <w:p w14:paraId="24B30A2D" w14:textId="5ECF64D9" w:rsidR="00AD79B6" w:rsidRDefault="00AD79B6" w:rsidP="00AD79B6">
      <w:pPr>
        <w:pStyle w:val="a5"/>
        <w:jc w:val="center"/>
      </w:pPr>
      <w:r>
        <w:t xml:space="preserve">表 </w:t>
      </w:r>
      <w:r w:rsidR="008B026D">
        <w:t>9</w:t>
      </w:r>
      <w:r>
        <w:t xml:space="preserve"> S02-E02</w:t>
      </w:r>
    </w:p>
    <w:tbl>
      <w:tblPr>
        <w:tblStyle w:val="af3"/>
        <w:tblW w:w="0" w:type="auto"/>
        <w:tblLook w:val="04A0" w:firstRow="1" w:lastRow="0" w:firstColumn="1" w:lastColumn="0" w:noHBand="0" w:noVBand="1"/>
      </w:tblPr>
      <w:tblGrid>
        <w:gridCol w:w="2122"/>
        <w:gridCol w:w="6372"/>
      </w:tblGrid>
      <w:tr w:rsidR="00AD79B6" w14:paraId="2DC9259F" w14:textId="77777777" w:rsidTr="00BC0ED4">
        <w:tc>
          <w:tcPr>
            <w:tcW w:w="2122" w:type="dxa"/>
            <w:shd w:val="clear" w:color="auto" w:fill="F2F2F2" w:themeFill="background1" w:themeFillShade="F2"/>
          </w:tcPr>
          <w:p w14:paraId="039A2E80"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4CF6A949" w14:textId="77777777" w:rsidR="00AD79B6" w:rsidRPr="00350E92" w:rsidRDefault="00AD79B6" w:rsidP="00BC0ED4">
            <w:pPr>
              <w:rPr>
                <w:b/>
                <w:bCs/>
              </w:rPr>
            </w:pPr>
            <w:r w:rsidRPr="00350E92">
              <w:rPr>
                <w:rFonts w:hint="eastAsia"/>
                <w:b/>
                <w:bCs/>
              </w:rPr>
              <w:t>概要</w:t>
            </w:r>
          </w:p>
        </w:tc>
      </w:tr>
      <w:tr w:rsidR="00AD79B6" w14:paraId="142E4E0A" w14:textId="77777777" w:rsidTr="00BC0ED4">
        <w:tc>
          <w:tcPr>
            <w:tcW w:w="2122" w:type="dxa"/>
          </w:tcPr>
          <w:p w14:paraId="18B4FEE9" w14:textId="77777777" w:rsidR="00AD79B6" w:rsidRDefault="00AD79B6" w:rsidP="00BC0ED4">
            <w:r>
              <w:rPr>
                <w:rFonts w:hint="eastAsia"/>
              </w:rPr>
              <w:t>コード</w:t>
            </w:r>
          </w:p>
        </w:tc>
        <w:tc>
          <w:tcPr>
            <w:tcW w:w="6372" w:type="dxa"/>
          </w:tcPr>
          <w:p w14:paraId="72A3E252" w14:textId="77777777" w:rsidR="00AD79B6" w:rsidRDefault="00AD79B6" w:rsidP="00BC0ED4">
            <w:r>
              <w:t>S02-E02</w:t>
            </w:r>
          </w:p>
        </w:tc>
      </w:tr>
      <w:tr w:rsidR="00AD79B6" w14:paraId="61C2A7EE" w14:textId="77777777" w:rsidTr="00BC0ED4">
        <w:tc>
          <w:tcPr>
            <w:tcW w:w="2122" w:type="dxa"/>
          </w:tcPr>
          <w:p w14:paraId="4F749EFD" w14:textId="77777777" w:rsidR="00AD79B6" w:rsidRDefault="00AD79B6" w:rsidP="00BC0ED4">
            <w:r>
              <w:rPr>
                <w:rFonts w:hint="eastAsia"/>
              </w:rPr>
              <w:t>項目名</w:t>
            </w:r>
          </w:p>
        </w:tc>
        <w:tc>
          <w:tcPr>
            <w:tcW w:w="6372" w:type="dxa"/>
          </w:tcPr>
          <w:p w14:paraId="48042315" w14:textId="6F2DBCAD" w:rsidR="00AD79B6" w:rsidRDefault="008B026D" w:rsidP="00BC0ED4">
            <w:r>
              <w:rPr>
                <w:rFonts w:hint="eastAsia"/>
              </w:rPr>
              <w:t>文書</w:t>
            </w:r>
            <w:r w:rsidR="00AD79B6">
              <w:rPr>
                <w:rFonts w:hint="eastAsia"/>
              </w:rPr>
              <w:t>管理レコード</w:t>
            </w:r>
          </w:p>
        </w:tc>
      </w:tr>
      <w:tr w:rsidR="00AD79B6" w14:paraId="629BC49B" w14:textId="77777777" w:rsidTr="00BC0ED4">
        <w:tc>
          <w:tcPr>
            <w:tcW w:w="2122" w:type="dxa"/>
          </w:tcPr>
          <w:p w14:paraId="03B1445C" w14:textId="77777777" w:rsidR="00AD79B6" w:rsidRDefault="00AD79B6" w:rsidP="00BC0ED4">
            <w:r>
              <w:rPr>
                <w:rFonts w:hint="eastAsia"/>
              </w:rPr>
              <w:t>トリガー</w:t>
            </w:r>
          </w:p>
        </w:tc>
        <w:tc>
          <w:tcPr>
            <w:tcW w:w="6372" w:type="dxa"/>
          </w:tcPr>
          <w:p w14:paraId="42982A4E" w14:textId="77777777" w:rsidR="00AD79B6" w:rsidRDefault="00AD79B6" w:rsidP="00BC0ED4">
            <w:r>
              <w:rPr>
                <w:rFonts w:hint="eastAsia"/>
              </w:rPr>
              <w:t>クリック</w:t>
            </w:r>
          </w:p>
        </w:tc>
      </w:tr>
      <w:tr w:rsidR="00AD79B6" w14:paraId="12B6BC01" w14:textId="77777777" w:rsidTr="00BC0ED4">
        <w:tc>
          <w:tcPr>
            <w:tcW w:w="2122" w:type="dxa"/>
          </w:tcPr>
          <w:p w14:paraId="0CD25916" w14:textId="77777777" w:rsidR="00AD79B6" w:rsidRDefault="00AD79B6" w:rsidP="00BC0ED4">
            <w:r>
              <w:rPr>
                <w:rFonts w:hint="eastAsia"/>
              </w:rPr>
              <w:t>処理</w:t>
            </w:r>
          </w:p>
        </w:tc>
        <w:tc>
          <w:tcPr>
            <w:tcW w:w="6372" w:type="dxa"/>
          </w:tcPr>
          <w:p w14:paraId="7CB04E3F" w14:textId="2863DFBE" w:rsidR="00AD79B6" w:rsidRDefault="00AD79B6" w:rsidP="00BC0ED4">
            <w:r>
              <w:rPr>
                <w:rFonts w:hint="eastAsia"/>
              </w:rPr>
              <w:t>「</w:t>
            </w:r>
            <w:r w:rsidR="008B026D">
              <w:rPr>
                <w:rFonts w:hint="eastAsia"/>
              </w:rPr>
              <w:t>文書</w:t>
            </w:r>
            <w:r>
              <w:rPr>
                <w:rFonts w:hint="eastAsia"/>
              </w:rPr>
              <w:t>詳細」画面へ遷移させる。</w:t>
            </w:r>
          </w:p>
        </w:tc>
      </w:tr>
    </w:tbl>
    <w:p w14:paraId="7BD8638D" w14:textId="54F4C0FC" w:rsidR="00AD79B6" w:rsidRDefault="00AD79B6" w:rsidP="00AD79B6">
      <w:r>
        <w:br w:type="page"/>
      </w:r>
    </w:p>
    <w:p w14:paraId="37700A6A" w14:textId="1B167446" w:rsidR="00AD79B6" w:rsidRDefault="00AD79B6" w:rsidP="00AD79B6">
      <w:pPr>
        <w:pStyle w:val="3"/>
      </w:pPr>
      <w:bookmarkStart w:id="37" w:name="_Toc120756585"/>
      <w:bookmarkStart w:id="38" w:name="_Toc127974552"/>
      <w:r>
        <w:lastRenderedPageBreak/>
        <w:t xml:space="preserve">5.2.3 </w:t>
      </w:r>
      <w:r>
        <w:rPr>
          <w:rFonts w:hint="eastAsia"/>
        </w:rPr>
        <w:t>文書表示画面</w:t>
      </w:r>
      <w:bookmarkEnd w:id="37"/>
      <w:bookmarkEnd w:id="38"/>
    </w:p>
    <w:p w14:paraId="2760DD80" w14:textId="39B338E3" w:rsidR="008B026D" w:rsidRPr="008B026D" w:rsidRDefault="008B026D" w:rsidP="008B026D">
      <w:r>
        <w:rPr>
          <w:rFonts w:ascii="ＭＳ Ｐゴシック" w:eastAsia="ＭＳ Ｐゴシック" w:hAnsi="ＭＳ Ｐゴシック" w:cs="ＭＳ Ｐゴシック"/>
          <w:noProof/>
          <w:sz w:val="24"/>
          <w:szCs w:val="24"/>
        </w:rPr>
        <mc:AlternateContent>
          <mc:Choice Requires="wps">
            <w:drawing>
              <wp:anchor distT="0" distB="0" distL="114300" distR="114300" simplePos="0" relativeHeight="251693056" behindDoc="0" locked="0" layoutInCell="1" allowOverlap="1" wp14:anchorId="2B9A35C8" wp14:editId="6241AF97">
                <wp:simplePos x="0" y="0"/>
                <wp:positionH relativeFrom="column">
                  <wp:posOffset>933450</wp:posOffset>
                </wp:positionH>
                <wp:positionV relativeFrom="paragraph">
                  <wp:posOffset>2132965</wp:posOffset>
                </wp:positionV>
                <wp:extent cx="933450" cy="342900"/>
                <wp:effectExtent l="0" t="0" r="0" b="0"/>
                <wp:wrapNone/>
                <wp:docPr id="15" name="テキスト ボックス 15"/>
                <wp:cNvGraphicFramePr/>
                <a:graphic xmlns:a="http://schemas.openxmlformats.org/drawingml/2006/main">
                  <a:graphicData uri="http://schemas.microsoft.com/office/word/2010/wordprocessingShape">
                    <wps:wsp>
                      <wps:cNvSpPr txBox="1"/>
                      <wps:spPr>
                        <a:xfrm>
                          <a:off x="0" y="0"/>
                          <a:ext cx="933450" cy="342900"/>
                        </a:xfrm>
                        <a:prstGeom prst="rect">
                          <a:avLst/>
                        </a:prstGeom>
                        <a:noFill/>
                        <a:ln w="6350">
                          <a:noFill/>
                        </a:ln>
                      </wps:spPr>
                      <wps:txbx>
                        <w:txbxContent>
                          <w:p w14:paraId="5D1DF787" w14:textId="610933E0" w:rsidR="008B026D" w:rsidRDefault="008B026D" w:rsidP="008B026D">
                            <w:pPr>
                              <w:rPr>
                                <w:color w:val="FF0000"/>
                              </w:rPr>
                            </w:pPr>
                            <w:r>
                              <w:rPr>
                                <w:rFonts w:hint="eastAsia"/>
                                <w:color w:val="FF0000"/>
                              </w:rPr>
                              <w:t>(S03-</w:t>
                            </w:r>
                            <w:r>
                              <w:rPr>
                                <w:color w:val="FF0000"/>
                              </w:rPr>
                              <w:t>C1</w:t>
                            </w:r>
                            <w:r>
                              <w:rPr>
                                <w:rFonts w:hint="eastAsia"/>
                                <w:color w:val="FF0000"/>
                              </w:rPr>
                              <w:t>1)</w:t>
                            </w:r>
                          </w:p>
                          <w:p w14:paraId="61ADD9C5" w14:textId="77777777" w:rsidR="008B026D" w:rsidRDefault="008B026D" w:rsidP="008B026D">
                            <w:pPr>
                              <w:rPr>
                                <w:color w:val="FF000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A35C8" id="テキスト ボックス 15" o:spid="_x0000_s1037" type="#_x0000_t202" style="position:absolute;margin-left:73.5pt;margin-top:167.95pt;width:73.5pt;height:2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" filled="f" stroked="f" strokeweight=".5pt">
                <v:textbox>
                  <w:txbxContent>
                    <w:p w14:paraId="5D1DF787" w14:textId="610933E0" w:rsidR="008B026D" w:rsidRDefault="008B026D" w:rsidP="008B026D">
                      <w:pPr>
                        <w:rPr>
                          <w:color w:val="FF0000"/>
                        </w:rPr>
                      </w:pPr>
                      <w:r>
                        <w:rPr>
                          <w:rFonts w:hint="eastAsia"/>
                          <w:color w:val="FF0000"/>
                        </w:rPr>
                        <w:t>(S03-</w:t>
                      </w:r>
                      <w:r>
                        <w:rPr>
                          <w:color w:val="FF0000"/>
                        </w:rPr>
                        <w:t>C1</w:t>
                      </w:r>
                      <w:r>
                        <w:rPr>
                          <w:rFonts w:hint="eastAsia"/>
                          <w:color w:val="FF0000"/>
                        </w:rPr>
                        <w:t>1)</w:t>
                      </w:r>
                    </w:p>
                    <w:p w14:paraId="61ADD9C5" w14:textId="77777777" w:rsidR="008B026D" w:rsidRDefault="008B026D" w:rsidP="008B026D">
                      <w:pPr>
                        <w:rPr>
                          <w:color w:val="FF0000"/>
                        </w:rPr>
                      </w:pPr>
                    </w:p>
                  </w:txbxContent>
                </v:textbox>
              </v:shape>
            </w:pict>
          </mc:Fallback>
        </mc:AlternateContent>
      </w:r>
      <w:r>
        <w:rPr>
          <w:rFonts w:ascii="ＭＳ Ｐゴシック" w:eastAsia="ＭＳ Ｐゴシック" w:hAnsi="ＭＳ Ｐゴシック" w:cs="ＭＳ Ｐゴシック"/>
          <w:noProof/>
          <w:sz w:val="24"/>
          <w:szCs w:val="24"/>
        </w:rPr>
        <mc:AlternateContent>
          <mc:Choice Requires="wps">
            <w:drawing>
              <wp:anchor distT="0" distB="0" distL="114300" distR="114300" simplePos="0" relativeHeight="251691008" behindDoc="0" locked="0" layoutInCell="1" allowOverlap="1" wp14:anchorId="67D4296D" wp14:editId="7F7DCDA3">
                <wp:simplePos x="0" y="0"/>
                <wp:positionH relativeFrom="column">
                  <wp:posOffset>933450</wp:posOffset>
                </wp:positionH>
                <wp:positionV relativeFrom="paragraph">
                  <wp:posOffset>1332865</wp:posOffset>
                </wp:positionV>
                <wp:extent cx="933450" cy="342900"/>
                <wp:effectExtent l="0" t="0" r="0" b="0"/>
                <wp:wrapNone/>
                <wp:docPr id="11" name="テキスト ボックス 11"/>
                <wp:cNvGraphicFramePr/>
                <a:graphic xmlns:a="http://schemas.openxmlformats.org/drawingml/2006/main">
                  <a:graphicData uri="http://schemas.microsoft.com/office/word/2010/wordprocessingShape">
                    <wps:wsp>
                      <wps:cNvSpPr txBox="1"/>
                      <wps:spPr>
                        <a:xfrm>
                          <a:off x="0" y="0"/>
                          <a:ext cx="933450" cy="342900"/>
                        </a:xfrm>
                        <a:prstGeom prst="rect">
                          <a:avLst/>
                        </a:prstGeom>
                        <a:noFill/>
                        <a:ln w="6350">
                          <a:noFill/>
                        </a:ln>
                      </wps:spPr>
                      <wps:txbx>
                        <w:txbxContent>
                          <w:p w14:paraId="4F6A479A" w14:textId="432E2A6A" w:rsidR="008B026D" w:rsidRDefault="008B026D" w:rsidP="008B026D">
                            <w:pPr>
                              <w:rPr>
                                <w:color w:val="FF0000"/>
                              </w:rPr>
                            </w:pPr>
                            <w:r>
                              <w:rPr>
                                <w:rFonts w:hint="eastAsia"/>
                                <w:color w:val="FF0000"/>
                              </w:rPr>
                              <w:t>(S03-</w:t>
                            </w:r>
                            <w:r>
                              <w:rPr>
                                <w:color w:val="FF0000"/>
                              </w:rPr>
                              <w:t>C12</w:t>
                            </w:r>
                            <w:r>
                              <w:rPr>
                                <w:rFonts w:hint="eastAsia"/>
                                <w:color w:val="FF0000"/>
                              </w:rPr>
                              <w:t>)</w:t>
                            </w:r>
                          </w:p>
                          <w:p w14:paraId="3B49BBB5" w14:textId="77777777" w:rsidR="008B026D" w:rsidRDefault="008B026D" w:rsidP="008B026D">
                            <w:pPr>
                              <w:rPr>
                                <w:color w:val="FF000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D4296D" id="テキスト ボックス 11" o:spid="_x0000_s1038" type="#_x0000_t202" style="position:absolute;margin-left:73.5pt;margin-top:104.95pt;width:73.5pt;height:27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" filled="f" stroked="f" strokeweight=".5pt">
                <v:textbox>
                  <w:txbxContent>
                    <w:p w14:paraId="4F6A479A" w14:textId="432E2A6A" w:rsidR="008B026D" w:rsidRDefault="008B026D" w:rsidP="008B026D">
                      <w:pPr>
                        <w:rPr>
                          <w:color w:val="FF0000"/>
                        </w:rPr>
                      </w:pPr>
                      <w:r>
                        <w:rPr>
                          <w:rFonts w:hint="eastAsia"/>
                          <w:color w:val="FF0000"/>
                        </w:rPr>
                        <w:t>(S03-</w:t>
                      </w:r>
                      <w:r>
                        <w:rPr>
                          <w:color w:val="FF0000"/>
                        </w:rPr>
                        <w:t>C12</w:t>
                      </w:r>
                      <w:r>
                        <w:rPr>
                          <w:rFonts w:hint="eastAsia"/>
                          <w:color w:val="FF0000"/>
                        </w:rPr>
                        <w:t>)</w:t>
                      </w:r>
                    </w:p>
                    <w:p w14:paraId="3B49BBB5" w14:textId="77777777" w:rsidR="008B026D" w:rsidRDefault="008B026D" w:rsidP="008B026D">
                      <w:pPr>
                        <w:rPr>
                          <w:color w:val="FF0000"/>
                        </w:rPr>
                      </w:pPr>
                    </w:p>
                  </w:txbxContent>
                </v:textbox>
              </v:shape>
            </w:pict>
          </mc:Fallback>
        </mc:AlternateContent>
      </w:r>
      <w:r>
        <w:rPr>
          <w:rFonts w:ascii="ＭＳ Ｐゴシック" w:eastAsia="ＭＳ Ｐゴシック" w:hAnsi="ＭＳ Ｐゴシック" w:cs="ＭＳ Ｐゴシック"/>
          <w:noProof/>
          <w:sz w:val="24"/>
          <w:szCs w:val="24"/>
        </w:rPr>
        <mc:AlternateContent>
          <mc:Choice Requires="wps">
            <w:drawing>
              <wp:anchor distT="0" distB="0" distL="114300" distR="114300" simplePos="0" relativeHeight="251688960" behindDoc="0" locked="0" layoutInCell="1" allowOverlap="1" wp14:anchorId="634C06A7" wp14:editId="00FB2F52">
                <wp:simplePos x="0" y="0"/>
                <wp:positionH relativeFrom="column">
                  <wp:posOffset>1720215</wp:posOffset>
                </wp:positionH>
                <wp:positionV relativeFrom="paragraph">
                  <wp:posOffset>530225</wp:posOffset>
                </wp:positionV>
                <wp:extent cx="933450" cy="342900"/>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933450" cy="342900"/>
                        </a:xfrm>
                        <a:prstGeom prst="rect">
                          <a:avLst/>
                        </a:prstGeom>
                        <a:noFill/>
                        <a:ln w="6350">
                          <a:noFill/>
                        </a:ln>
                      </wps:spPr>
                      <wps:txbx>
                        <w:txbxContent>
                          <w:p w14:paraId="65F5C29D" w14:textId="4ACDACC8" w:rsidR="008B026D" w:rsidRDefault="008B026D" w:rsidP="008B026D">
                            <w:pPr>
                              <w:rPr>
                                <w:color w:val="FF0000"/>
                              </w:rPr>
                            </w:pPr>
                            <w:r>
                              <w:rPr>
                                <w:rFonts w:hint="eastAsia"/>
                                <w:color w:val="FF0000"/>
                              </w:rPr>
                              <w:t>(S03-</w:t>
                            </w:r>
                            <w:r>
                              <w:rPr>
                                <w:color w:val="FF0000"/>
                              </w:rPr>
                              <w:t>C</w:t>
                            </w:r>
                            <w:r>
                              <w:rPr>
                                <w:rFonts w:hint="eastAsia"/>
                                <w:color w:val="FF0000"/>
                              </w:rPr>
                              <w:t>01)</w:t>
                            </w:r>
                          </w:p>
                          <w:p w14:paraId="2037F7B9" w14:textId="77777777" w:rsidR="008B026D" w:rsidRDefault="008B026D" w:rsidP="008B026D">
                            <w:pPr>
                              <w:rPr>
                                <w:color w:val="FF000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4C06A7" id="テキスト ボックス 6" o:spid="_x0000_s1039" type="#_x0000_t202" style="position:absolute;margin-left:135.45pt;margin-top:41.75pt;width:73.5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" filled="f" stroked="f" strokeweight=".5pt">
                <v:textbox>
                  <w:txbxContent>
                    <w:p w14:paraId="65F5C29D" w14:textId="4ACDACC8" w:rsidR="008B026D" w:rsidRDefault="008B026D" w:rsidP="008B026D">
                      <w:pPr>
                        <w:rPr>
                          <w:color w:val="FF0000"/>
                        </w:rPr>
                      </w:pPr>
                      <w:r>
                        <w:rPr>
                          <w:rFonts w:hint="eastAsia"/>
                          <w:color w:val="FF0000"/>
                        </w:rPr>
                        <w:t>(S03-</w:t>
                      </w:r>
                      <w:r>
                        <w:rPr>
                          <w:color w:val="FF0000"/>
                        </w:rPr>
                        <w:t>C</w:t>
                      </w:r>
                      <w:r>
                        <w:rPr>
                          <w:rFonts w:hint="eastAsia"/>
                          <w:color w:val="FF0000"/>
                        </w:rPr>
                        <w:t>01)</w:t>
                      </w:r>
                    </w:p>
                    <w:p w14:paraId="2037F7B9" w14:textId="77777777" w:rsidR="008B026D" w:rsidRDefault="008B026D" w:rsidP="008B026D">
                      <w:pPr>
                        <w:rPr>
                          <w:color w:val="FF0000"/>
                        </w:rPr>
                      </w:pPr>
                    </w:p>
                  </w:txbxContent>
                </v:textbox>
              </v:shape>
            </w:pict>
          </mc:Fallback>
        </mc:AlternateContent>
      </w:r>
      <w:r>
        <w:rPr>
          <w:rFonts w:ascii="ＭＳ Ｐゴシック" w:eastAsia="ＭＳ Ｐゴシック" w:hAnsi="ＭＳ Ｐゴシック" w:cs="ＭＳ Ｐゴシック"/>
          <w:noProof/>
          <w:sz w:val="24"/>
          <w:szCs w:val="24"/>
        </w:rPr>
        <mc:AlternateContent>
          <mc:Choice Requires="wps">
            <w:drawing>
              <wp:anchor distT="0" distB="0" distL="114300" distR="114300" simplePos="0" relativeHeight="251686912" behindDoc="0" locked="0" layoutInCell="1" allowOverlap="1" wp14:anchorId="34D1A439" wp14:editId="1640110D">
                <wp:simplePos x="0" y="0"/>
                <wp:positionH relativeFrom="column">
                  <wp:posOffset>2657475</wp:posOffset>
                </wp:positionH>
                <wp:positionV relativeFrom="paragraph">
                  <wp:posOffset>104140</wp:posOffset>
                </wp:positionV>
                <wp:extent cx="933450" cy="342900"/>
                <wp:effectExtent l="0" t="0" r="0" b="0"/>
                <wp:wrapNone/>
                <wp:docPr id="60" name="テキスト ボックス 60"/>
                <wp:cNvGraphicFramePr/>
                <a:graphic xmlns:a="http://schemas.openxmlformats.org/drawingml/2006/main">
                  <a:graphicData uri="http://schemas.microsoft.com/office/word/2010/wordprocessingShape">
                    <wps:wsp>
                      <wps:cNvSpPr txBox="1"/>
                      <wps:spPr>
                        <a:xfrm>
                          <a:off x="0" y="0"/>
                          <a:ext cx="933450" cy="342900"/>
                        </a:xfrm>
                        <a:prstGeom prst="rect">
                          <a:avLst/>
                        </a:prstGeom>
                        <a:noFill/>
                        <a:ln w="6350">
                          <a:noFill/>
                        </a:ln>
                      </wps:spPr>
                      <wps:txbx>
                        <w:txbxContent>
                          <w:p w14:paraId="6995E596" w14:textId="77777777" w:rsidR="008B026D" w:rsidRDefault="008B026D" w:rsidP="008B026D">
                            <w:pPr>
                              <w:rPr>
                                <w:color w:val="FF0000"/>
                              </w:rPr>
                            </w:pPr>
                            <w:r>
                              <w:rPr>
                                <w:rFonts w:hint="eastAsia"/>
                                <w:color w:val="FF0000"/>
                              </w:rPr>
                              <w:t>(S03-E01)</w:t>
                            </w:r>
                          </w:p>
                          <w:p w14:paraId="3695A540" w14:textId="77777777" w:rsidR="008B026D" w:rsidRDefault="008B026D" w:rsidP="008B026D">
                            <w:pPr>
                              <w:rPr>
                                <w:color w:val="FF0000"/>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1A439" id="テキスト ボックス 60" o:spid="_x0000_s1040" type="#_x0000_t202" style="position:absolute;margin-left:209.25pt;margin-top:8.2pt;width:73.5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" filled="f" stroked="f" strokeweight=".5pt">
                <v:textbox>
                  <w:txbxContent>
                    <w:p w14:paraId="6995E596" w14:textId="77777777" w:rsidR="008B026D" w:rsidRDefault="008B026D" w:rsidP="008B026D">
                      <w:pPr>
                        <w:rPr>
                          <w:color w:val="FF0000"/>
                        </w:rPr>
                      </w:pPr>
                      <w:r>
                        <w:rPr>
                          <w:rFonts w:hint="eastAsia"/>
                          <w:color w:val="FF0000"/>
                        </w:rPr>
                        <w:t>(S03-E01)</w:t>
                      </w:r>
                    </w:p>
                    <w:p w14:paraId="3695A540" w14:textId="77777777" w:rsidR="008B026D" w:rsidRDefault="008B026D" w:rsidP="008B026D">
                      <w:pPr>
                        <w:rPr>
                          <w:color w:val="FF0000"/>
                        </w:rPr>
                      </w:pPr>
                    </w:p>
                  </w:txbxContent>
                </v:textbox>
              </v:shape>
            </w:pict>
          </mc:Fallback>
        </mc:AlternateContent>
      </w:r>
      <w:r>
        <w:rPr>
          <w:noProof/>
        </w:rPr>
        <w:drawing>
          <wp:inline distT="0" distB="0" distL="0" distR="0" wp14:anchorId="5B9441F9" wp14:editId="15C9C821">
            <wp:extent cx="4229100" cy="2877185"/>
            <wp:effectExtent l="0" t="0" r="0" b="0"/>
            <wp:docPr id="5" name="Picture 2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Graphical user interface, application, Teams&#10;&#10;Description automatically generated"/>
                    <pic:cNvPicPr>
                      <a:picLocks noChangeAspect="1"/>
                    </pic:cNvPicPr>
                  </pic:nvPicPr>
                  <pic:blipFill rotWithShape="1">
                    <a:blip r:embed="rId26" cstate="print">
                      <a:extLst>
                        <a:ext uri="{28A0092B-C50C-407E-A947-70E740481C1C}">
                          <a14:useLocalDpi xmlns:a14="http://schemas.microsoft.com/office/drawing/2010/main" val="0"/>
                        </a:ext>
                      </a:extLst>
                    </a:blip>
                    <a:srcRect b="70499"/>
                    <a:stretch/>
                  </pic:blipFill>
                  <pic:spPr bwMode="auto">
                    <a:xfrm>
                      <a:off x="0" y="0"/>
                      <a:ext cx="4229100" cy="2877185"/>
                    </a:xfrm>
                    <a:prstGeom prst="rect">
                      <a:avLst/>
                    </a:prstGeom>
                    <a:ln>
                      <a:noFill/>
                    </a:ln>
                    <a:extLst>
                      <a:ext uri="{53640926-AAD7-44D8-BBD7-CCE9431645EC}">
                        <a14:shadowObscured xmlns:a14="http://schemas.microsoft.com/office/drawing/2010/main"/>
                      </a:ext>
                    </a:extLst>
                  </pic:spPr>
                </pic:pic>
              </a:graphicData>
            </a:graphic>
          </wp:inline>
        </w:drawing>
      </w:r>
    </w:p>
    <w:p w14:paraId="604C62FE" w14:textId="2CA38DF4" w:rsidR="00AD79B6" w:rsidRDefault="00AD79B6" w:rsidP="00AD79B6">
      <w:pPr>
        <w:jc w:val="center"/>
      </w:pPr>
      <w:r>
        <w:rPr>
          <w:noProof/>
        </w:rPr>
        <mc:AlternateContent>
          <mc:Choice Requires="wps">
            <w:drawing>
              <wp:anchor distT="0" distB="0" distL="114300" distR="114300" simplePos="0" relativeHeight="251684864" behindDoc="0" locked="0" layoutInCell="1" allowOverlap="1" wp14:anchorId="29ABB8DE" wp14:editId="227BE18B">
                <wp:simplePos x="0" y="0"/>
                <wp:positionH relativeFrom="column">
                  <wp:posOffset>4077335</wp:posOffset>
                </wp:positionH>
                <wp:positionV relativeFrom="paragraph">
                  <wp:posOffset>7115648</wp:posOffset>
                </wp:positionV>
                <wp:extent cx="933856" cy="342900"/>
                <wp:effectExtent l="0" t="0" r="0" b="0"/>
                <wp:wrapNone/>
                <wp:docPr id="202" name="Text Box 202"/>
                <wp:cNvGraphicFramePr/>
                <a:graphic xmlns:a="http://schemas.openxmlformats.org/drawingml/2006/main">
                  <a:graphicData uri="http://schemas.microsoft.com/office/word/2010/wordprocessingShape">
                    <wps:wsp>
                      <wps:cNvSpPr txBox="1"/>
                      <wps:spPr>
                        <a:xfrm>
                          <a:off x="0" y="0"/>
                          <a:ext cx="933856" cy="342900"/>
                        </a:xfrm>
                        <a:prstGeom prst="rect">
                          <a:avLst/>
                        </a:prstGeom>
                        <a:noFill/>
                        <a:ln w="6350">
                          <a:noFill/>
                        </a:ln>
                      </wps:spPr>
                      <wps:txbx>
                        <w:txbxContent>
                          <w:p w14:paraId="140B39C4" w14:textId="77777777" w:rsidR="00AD79B6" w:rsidRPr="00BC0ED4" w:rsidRDefault="00AD79B6" w:rsidP="00AD79B6">
                            <w:pPr>
                              <w:rPr>
                                <w:color w:val="FF0000"/>
                              </w:rPr>
                            </w:pPr>
                            <w:r w:rsidRPr="00BC0ED4">
                              <w:rPr>
                                <w:color w:val="FF0000"/>
                              </w:rPr>
                              <w:t>(S0</w:t>
                            </w:r>
                            <w:r>
                              <w:rPr>
                                <w:color w:val="FF0000"/>
                              </w:rPr>
                              <w:t>3</w:t>
                            </w:r>
                            <w:r w:rsidRPr="00BC0ED4">
                              <w:rPr>
                                <w:color w:val="FF0000"/>
                              </w:rPr>
                              <w:t>-</w:t>
                            </w:r>
                            <w:r>
                              <w:rPr>
                                <w:color w:val="FF0000"/>
                              </w:rPr>
                              <w:t>C</w:t>
                            </w:r>
                            <w:r w:rsidRPr="00BC0ED4">
                              <w:rPr>
                                <w:color w:val="FF0000"/>
                              </w:rPr>
                              <w:t>0</w:t>
                            </w:r>
                            <w:r>
                              <w:rPr>
                                <w:color w:val="FF0000"/>
                              </w:rPr>
                              <w:t>9</w:t>
                            </w:r>
                            <w:r w:rsidRPr="00BC0ED4">
                              <w:rPr>
                                <w:color w:val="FF0000"/>
                              </w:rPr>
                              <w:t>)</w:t>
                            </w:r>
                          </w:p>
                          <w:p w14:paraId="0DB3BFE4" w14:textId="77777777" w:rsidR="00AD79B6" w:rsidRPr="00BC0ED4" w:rsidRDefault="00AD79B6" w:rsidP="00AD79B6">
                            <w:pPr>
                              <w:rPr>
                                <w:color w:val="FF000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ABB8DE" id="Text Box 202" o:spid="_x0000_s1041" type="#_x0000_t202" style="position:absolute;left:0;text-align:left;margin-left:321.05pt;margin-top:560.3pt;width:73.55pt;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QLJHAIAADM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" filled="f" stroked="f" strokeweight=".5pt">
                <v:textbox>
                  <w:txbxContent>
                    <w:p w14:paraId="140B39C4" w14:textId="77777777" w:rsidR="00AD79B6" w:rsidRPr="00BC0ED4" w:rsidRDefault="00AD79B6" w:rsidP="00AD79B6">
                      <w:pPr>
                        <w:rPr>
                          <w:color w:val="FF0000"/>
                        </w:rPr>
                      </w:pPr>
                      <w:r w:rsidRPr="00BC0ED4">
                        <w:rPr>
                          <w:color w:val="FF0000"/>
                        </w:rPr>
                        <w:t>(S0</w:t>
                      </w:r>
                      <w:r>
                        <w:rPr>
                          <w:color w:val="FF0000"/>
                        </w:rPr>
                        <w:t>3</w:t>
                      </w:r>
                      <w:r w:rsidRPr="00BC0ED4">
                        <w:rPr>
                          <w:color w:val="FF0000"/>
                        </w:rPr>
                        <w:t>-</w:t>
                      </w:r>
                      <w:r>
                        <w:rPr>
                          <w:color w:val="FF0000"/>
                        </w:rPr>
                        <w:t>C</w:t>
                      </w:r>
                      <w:r w:rsidRPr="00BC0ED4">
                        <w:rPr>
                          <w:color w:val="FF0000"/>
                        </w:rPr>
                        <w:t>0</w:t>
                      </w:r>
                      <w:r>
                        <w:rPr>
                          <w:color w:val="FF0000"/>
                        </w:rPr>
                        <w:t>9</w:t>
                      </w:r>
                      <w:r w:rsidRPr="00BC0ED4">
                        <w:rPr>
                          <w:color w:val="FF0000"/>
                        </w:rPr>
                        <w:t>)</w:t>
                      </w:r>
                    </w:p>
                    <w:p w14:paraId="0DB3BFE4" w14:textId="77777777" w:rsidR="00AD79B6" w:rsidRPr="00BC0ED4" w:rsidRDefault="00AD79B6" w:rsidP="00AD79B6">
                      <w:pPr>
                        <w:rPr>
                          <w:color w:val="FF0000"/>
                        </w:rPr>
                      </w:pPr>
                    </w:p>
                  </w:txbxContent>
                </v:textbox>
              </v:shape>
            </w:pict>
          </mc:Fallback>
        </mc:AlternateContent>
      </w:r>
    </w:p>
    <w:p w14:paraId="6D7E85FC" w14:textId="77777777" w:rsidR="00AD79B6" w:rsidRDefault="00AD79B6" w:rsidP="00AD79B6">
      <w:pPr>
        <w:pStyle w:val="4"/>
      </w:pPr>
      <w:r>
        <w:rPr>
          <w:rFonts w:hint="eastAsia"/>
        </w:rPr>
        <w:t>コンポーネント定義</w:t>
      </w:r>
    </w:p>
    <w:p w14:paraId="29E6FAFA" w14:textId="38BD87EB" w:rsidR="00AD79B6" w:rsidRDefault="00AD79B6" w:rsidP="00AD79B6">
      <w:pPr>
        <w:pStyle w:val="a5"/>
        <w:jc w:val="center"/>
      </w:pPr>
      <w:r>
        <w:t xml:space="preserve">表 </w:t>
      </w:r>
      <w:r w:rsidR="008B026D">
        <w:t>10</w:t>
      </w:r>
      <w:r>
        <w:t xml:space="preserve"> S03-C01</w:t>
      </w:r>
    </w:p>
    <w:tbl>
      <w:tblPr>
        <w:tblStyle w:val="af3"/>
        <w:tblW w:w="0" w:type="auto"/>
        <w:tblLook w:val="04A0" w:firstRow="1" w:lastRow="0" w:firstColumn="1" w:lastColumn="0" w:noHBand="0" w:noVBand="1"/>
      </w:tblPr>
      <w:tblGrid>
        <w:gridCol w:w="2122"/>
        <w:gridCol w:w="6372"/>
      </w:tblGrid>
      <w:tr w:rsidR="00AD79B6" w14:paraId="49E1477D" w14:textId="77777777" w:rsidTr="00BC0ED4">
        <w:tc>
          <w:tcPr>
            <w:tcW w:w="2122" w:type="dxa"/>
            <w:shd w:val="clear" w:color="auto" w:fill="F2F2F2" w:themeFill="background1" w:themeFillShade="F2"/>
          </w:tcPr>
          <w:p w14:paraId="1D3707FD"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633A2D1B" w14:textId="77777777" w:rsidR="00AD79B6" w:rsidRPr="00350E92" w:rsidRDefault="00AD79B6" w:rsidP="00BC0ED4">
            <w:pPr>
              <w:rPr>
                <w:b/>
                <w:bCs/>
              </w:rPr>
            </w:pPr>
            <w:r w:rsidRPr="00350E92">
              <w:rPr>
                <w:rFonts w:hint="eastAsia"/>
                <w:b/>
                <w:bCs/>
              </w:rPr>
              <w:t>概要</w:t>
            </w:r>
          </w:p>
        </w:tc>
      </w:tr>
      <w:tr w:rsidR="00AD79B6" w14:paraId="30841CC5" w14:textId="77777777" w:rsidTr="00BC0ED4">
        <w:tc>
          <w:tcPr>
            <w:tcW w:w="2122" w:type="dxa"/>
          </w:tcPr>
          <w:p w14:paraId="628068B7" w14:textId="77777777" w:rsidR="00AD79B6" w:rsidRDefault="00AD79B6" w:rsidP="00BC0ED4">
            <w:r>
              <w:rPr>
                <w:rFonts w:hint="eastAsia"/>
              </w:rPr>
              <w:t>コード</w:t>
            </w:r>
          </w:p>
        </w:tc>
        <w:tc>
          <w:tcPr>
            <w:tcW w:w="6372" w:type="dxa"/>
          </w:tcPr>
          <w:p w14:paraId="733E1A4E" w14:textId="77777777" w:rsidR="00AD79B6" w:rsidRDefault="00AD79B6" w:rsidP="00BC0ED4">
            <w:r>
              <w:t>S03-C01</w:t>
            </w:r>
          </w:p>
        </w:tc>
      </w:tr>
      <w:tr w:rsidR="00AD79B6" w14:paraId="52146C77" w14:textId="77777777" w:rsidTr="00BC0ED4">
        <w:tc>
          <w:tcPr>
            <w:tcW w:w="2122" w:type="dxa"/>
          </w:tcPr>
          <w:p w14:paraId="575083E9" w14:textId="77777777" w:rsidR="00AD79B6" w:rsidRDefault="00AD79B6" w:rsidP="00BC0ED4">
            <w:r>
              <w:rPr>
                <w:rFonts w:hint="eastAsia"/>
              </w:rPr>
              <w:t>項目名</w:t>
            </w:r>
          </w:p>
        </w:tc>
        <w:tc>
          <w:tcPr>
            <w:tcW w:w="6372" w:type="dxa"/>
          </w:tcPr>
          <w:p w14:paraId="46E17363" w14:textId="6072BE07" w:rsidR="00AD79B6" w:rsidRDefault="008B026D" w:rsidP="00BC0ED4">
            <w:r>
              <w:rPr>
                <w:rFonts w:hint="eastAsia"/>
              </w:rPr>
              <w:t>文書</w:t>
            </w:r>
            <w:r w:rsidR="00AD79B6">
              <w:rPr>
                <w:rFonts w:hint="eastAsia"/>
              </w:rPr>
              <w:t>ID</w:t>
            </w:r>
          </w:p>
        </w:tc>
      </w:tr>
      <w:tr w:rsidR="00AD79B6" w14:paraId="3A0B41B8" w14:textId="77777777" w:rsidTr="00BC0ED4">
        <w:tc>
          <w:tcPr>
            <w:tcW w:w="2122" w:type="dxa"/>
          </w:tcPr>
          <w:p w14:paraId="7491E05A" w14:textId="77777777" w:rsidR="00AD79B6" w:rsidRDefault="00AD79B6" w:rsidP="00BC0ED4">
            <w:r>
              <w:rPr>
                <w:rFonts w:hint="eastAsia"/>
              </w:rPr>
              <w:t>形式</w:t>
            </w:r>
          </w:p>
        </w:tc>
        <w:tc>
          <w:tcPr>
            <w:tcW w:w="6372" w:type="dxa"/>
          </w:tcPr>
          <w:p w14:paraId="1B58D5B5" w14:textId="77777777" w:rsidR="00AD79B6" w:rsidRDefault="00AD79B6" w:rsidP="00BC0ED4">
            <w:r>
              <w:rPr>
                <w:rFonts w:hint="eastAsia"/>
              </w:rPr>
              <w:t>テキストラベル</w:t>
            </w:r>
          </w:p>
        </w:tc>
      </w:tr>
      <w:tr w:rsidR="00AD79B6" w14:paraId="5B7CBD40" w14:textId="77777777" w:rsidTr="00BC0ED4">
        <w:tc>
          <w:tcPr>
            <w:tcW w:w="2122" w:type="dxa"/>
          </w:tcPr>
          <w:p w14:paraId="5CE4F5D3" w14:textId="77777777" w:rsidR="00AD79B6" w:rsidRDefault="00AD79B6" w:rsidP="00BC0ED4">
            <w:r>
              <w:rPr>
                <w:rFonts w:hint="eastAsia"/>
              </w:rPr>
              <w:t>必須</w:t>
            </w:r>
          </w:p>
        </w:tc>
        <w:tc>
          <w:tcPr>
            <w:tcW w:w="6372" w:type="dxa"/>
          </w:tcPr>
          <w:p w14:paraId="56B79284" w14:textId="77777777" w:rsidR="00AD79B6" w:rsidRDefault="00AD79B6" w:rsidP="00BC0ED4">
            <w:r>
              <w:rPr>
                <w:rFonts w:hint="eastAsia"/>
              </w:rPr>
              <w:t>YES</w:t>
            </w:r>
          </w:p>
        </w:tc>
      </w:tr>
      <w:tr w:rsidR="00AD79B6" w14:paraId="22992DD0" w14:textId="77777777" w:rsidTr="00BC0ED4">
        <w:tc>
          <w:tcPr>
            <w:tcW w:w="2122" w:type="dxa"/>
          </w:tcPr>
          <w:p w14:paraId="5B751E49" w14:textId="77777777" w:rsidR="00AD79B6" w:rsidRDefault="00AD79B6" w:rsidP="00BC0ED4">
            <w:r>
              <w:rPr>
                <w:rFonts w:hint="eastAsia"/>
              </w:rPr>
              <w:t>フォーマット</w:t>
            </w:r>
          </w:p>
        </w:tc>
        <w:tc>
          <w:tcPr>
            <w:tcW w:w="6372" w:type="dxa"/>
          </w:tcPr>
          <w:p w14:paraId="3717AEC9" w14:textId="77777777" w:rsidR="00AD79B6" w:rsidRDefault="00AD79B6" w:rsidP="00BC0ED4">
            <w:r>
              <w:rPr>
                <w:rFonts w:hint="eastAsia"/>
              </w:rPr>
              <w:t xml:space="preserve">半角文字列 </w:t>
            </w:r>
            <w:r>
              <w:t>(CUID</w:t>
            </w:r>
            <w:r>
              <w:rPr>
                <w:rFonts w:hint="eastAsia"/>
              </w:rPr>
              <w:t>形式</w:t>
            </w:r>
            <w:r>
              <w:t>)</w:t>
            </w:r>
          </w:p>
        </w:tc>
      </w:tr>
      <w:tr w:rsidR="00AD79B6" w14:paraId="70EEA30E" w14:textId="77777777" w:rsidTr="00BC0ED4">
        <w:tc>
          <w:tcPr>
            <w:tcW w:w="2122" w:type="dxa"/>
          </w:tcPr>
          <w:p w14:paraId="697F4167" w14:textId="77777777" w:rsidR="00AD79B6" w:rsidRDefault="00AD79B6" w:rsidP="00BC0ED4">
            <w:r>
              <w:rPr>
                <w:rFonts w:hint="eastAsia"/>
              </w:rPr>
              <w:t>桁数</w:t>
            </w:r>
          </w:p>
        </w:tc>
        <w:tc>
          <w:tcPr>
            <w:tcW w:w="6372" w:type="dxa"/>
          </w:tcPr>
          <w:p w14:paraId="51FCF923" w14:textId="77777777" w:rsidR="00AD79B6" w:rsidRDefault="00AD79B6" w:rsidP="00BC0ED4">
            <w:r>
              <w:rPr>
                <w:rFonts w:hint="eastAsia"/>
              </w:rPr>
              <w:t>2</w:t>
            </w:r>
            <w:r>
              <w:t>5</w:t>
            </w:r>
            <w:r>
              <w:rPr>
                <w:rFonts w:hint="eastAsia"/>
              </w:rPr>
              <w:t xml:space="preserve">文字 </w:t>
            </w:r>
            <w:r>
              <w:t>(</w:t>
            </w:r>
            <w:r>
              <w:rPr>
                <w:rFonts w:hint="eastAsia"/>
              </w:rPr>
              <w:t>省略表示しない</w:t>
            </w:r>
            <w:r>
              <w:t>)</w:t>
            </w:r>
          </w:p>
        </w:tc>
      </w:tr>
      <w:tr w:rsidR="00AD79B6" w14:paraId="7007B970" w14:textId="77777777" w:rsidTr="00BC0ED4">
        <w:tc>
          <w:tcPr>
            <w:tcW w:w="2122" w:type="dxa"/>
          </w:tcPr>
          <w:p w14:paraId="0DF24D25" w14:textId="77777777" w:rsidR="00AD79B6" w:rsidRDefault="00AD79B6" w:rsidP="00BC0ED4">
            <w:r>
              <w:rPr>
                <w:rFonts w:hint="eastAsia"/>
              </w:rPr>
              <w:t>下限</w:t>
            </w:r>
          </w:p>
        </w:tc>
        <w:tc>
          <w:tcPr>
            <w:tcW w:w="6372" w:type="dxa"/>
          </w:tcPr>
          <w:p w14:paraId="23863E10" w14:textId="77777777" w:rsidR="00AD79B6" w:rsidRDefault="00AD79B6" w:rsidP="00BC0ED4">
            <w:r>
              <w:rPr>
                <w:rFonts w:hint="eastAsia"/>
              </w:rPr>
              <w:t>指定なし</w:t>
            </w:r>
          </w:p>
        </w:tc>
      </w:tr>
      <w:tr w:rsidR="00AD79B6" w14:paraId="3BCF5EC2" w14:textId="77777777" w:rsidTr="00BC0ED4">
        <w:tc>
          <w:tcPr>
            <w:tcW w:w="2122" w:type="dxa"/>
          </w:tcPr>
          <w:p w14:paraId="7361DE6B" w14:textId="77777777" w:rsidR="00AD79B6" w:rsidRDefault="00AD79B6" w:rsidP="00BC0ED4">
            <w:r>
              <w:rPr>
                <w:rFonts w:hint="eastAsia"/>
              </w:rPr>
              <w:t>上限</w:t>
            </w:r>
          </w:p>
        </w:tc>
        <w:tc>
          <w:tcPr>
            <w:tcW w:w="6372" w:type="dxa"/>
          </w:tcPr>
          <w:p w14:paraId="0C9E9BE5" w14:textId="77777777" w:rsidR="00AD79B6" w:rsidRDefault="00AD79B6" w:rsidP="00BC0ED4">
            <w:r>
              <w:rPr>
                <w:rFonts w:hint="eastAsia"/>
              </w:rPr>
              <w:t>指定なし</w:t>
            </w:r>
          </w:p>
        </w:tc>
      </w:tr>
      <w:tr w:rsidR="00AD79B6" w14:paraId="5CA6D3F3" w14:textId="77777777" w:rsidTr="00BC0ED4">
        <w:tc>
          <w:tcPr>
            <w:tcW w:w="2122" w:type="dxa"/>
          </w:tcPr>
          <w:p w14:paraId="1D7305A8" w14:textId="77777777" w:rsidR="00AD79B6" w:rsidRDefault="00AD79B6" w:rsidP="00BC0ED4">
            <w:r>
              <w:rPr>
                <w:rFonts w:hint="eastAsia"/>
              </w:rPr>
              <w:t>プレースホルダ</w:t>
            </w:r>
          </w:p>
        </w:tc>
        <w:tc>
          <w:tcPr>
            <w:tcW w:w="6372" w:type="dxa"/>
          </w:tcPr>
          <w:p w14:paraId="60ACB4F4" w14:textId="77777777" w:rsidR="00AD79B6" w:rsidRDefault="00AD79B6" w:rsidP="00BC0ED4">
            <w:r>
              <w:rPr>
                <w:rFonts w:hint="eastAsia"/>
              </w:rPr>
              <w:t>指定なし</w:t>
            </w:r>
          </w:p>
        </w:tc>
      </w:tr>
      <w:tr w:rsidR="00AD79B6" w14:paraId="5AE33ACE" w14:textId="77777777" w:rsidTr="00BC0ED4">
        <w:tc>
          <w:tcPr>
            <w:tcW w:w="2122" w:type="dxa"/>
          </w:tcPr>
          <w:p w14:paraId="071DECEB" w14:textId="77777777" w:rsidR="00AD79B6" w:rsidRDefault="00AD79B6" w:rsidP="00BC0ED4">
            <w:r>
              <w:rPr>
                <w:rFonts w:hint="eastAsia"/>
              </w:rPr>
              <w:t>初期値</w:t>
            </w:r>
          </w:p>
        </w:tc>
        <w:tc>
          <w:tcPr>
            <w:tcW w:w="6372" w:type="dxa"/>
          </w:tcPr>
          <w:p w14:paraId="2216AC78" w14:textId="77777777" w:rsidR="00AD79B6" w:rsidRDefault="00AD79B6" w:rsidP="00BC0ED4">
            <w:r>
              <w:rPr>
                <w:rFonts w:hint="eastAsia"/>
              </w:rPr>
              <w:t>指定なし</w:t>
            </w:r>
          </w:p>
        </w:tc>
      </w:tr>
      <w:tr w:rsidR="00AD79B6" w14:paraId="22B2ED89" w14:textId="77777777" w:rsidTr="00BC0ED4">
        <w:tc>
          <w:tcPr>
            <w:tcW w:w="2122" w:type="dxa"/>
          </w:tcPr>
          <w:p w14:paraId="5A53C80D" w14:textId="77777777" w:rsidR="00AD79B6" w:rsidRDefault="00AD79B6" w:rsidP="00BC0ED4">
            <w:r>
              <w:rPr>
                <w:rFonts w:hint="eastAsia"/>
              </w:rPr>
              <w:t>備考</w:t>
            </w:r>
          </w:p>
        </w:tc>
        <w:tc>
          <w:tcPr>
            <w:tcW w:w="6372" w:type="dxa"/>
          </w:tcPr>
          <w:p w14:paraId="5B2E850B" w14:textId="42EA65A9" w:rsidR="00AD79B6" w:rsidRDefault="008B026D" w:rsidP="00BC0ED4">
            <w:r>
              <w:rPr>
                <w:rFonts w:hint="eastAsia"/>
              </w:rPr>
              <w:t>文書</w:t>
            </w:r>
            <w:r w:rsidR="00AD79B6">
              <w:rPr>
                <w:rFonts w:hint="eastAsia"/>
              </w:rPr>
              <w:t>管理システムにおいて</w:t>
            </w:r>
            <w:r>
              <w:rPr>
                <w:rFonts w:hint="eastAsia"/>
              </w:rPr>
              <w:t>文書</w:t>
            </w:r>
            <w:r w:rsidR="00AD79B6">
              <w:rPr>
                <w:rFonts w:hint="eastAsia"/>
              </w:rPr>
              <w:t>を一意に識別するためのI</w:t>
            </w:r>
            <w:r w:rsidR="00AD79B6">
              <w:t>D</w:t>
            </w:r>
            <w:r w:rsidR="00AD79B6">
              <w:rPr>
                <w:rFonts w:hint="eastAsia"/>
              </w:rPr>
              <w:t>。選択された</w:t>
            </w:r>
            <w:r>
              <w:rPr>
                <w:rFonts w:hint="eastAsia"/>
              </w:rPr>
              <w:t>文書</w:t>
            </w:r>
            <w:r w:rsidR="00AD79B6">
              <w:rPr>
                <w:rFonts w:hint="eastAsia"/>
              </w:rPr>
              <w:t>のIDを表示する。</w:t>
            </w:r>
          </w:p>
        </w:tc>
      </w:tr>
    </w:tbl>
    <w:p w14:paraId="454F61E2" w14:textId="702C6C48" w:rsidR="00AD79B6" w:rsidRDefault="00AD79B6" w:rsidP="00AD79B6"/>
    <w:p w14:paraId="7342F5DF" w14:textId="77777777" w:rsidR="008B026D" w:rsidRPr="008B026D" w:rsidRDefault="008B026D" w:rsidP="00AD79B6"/>
    <w:p w14:paraId="116AEF06" w14:textId="25A6197C" w:rsidR="00AD79B6" w:rsidRDefault="00AD79B6" w:rsidP="00AD79B6">
      <w:pPr>
        <w:pStyle w:val="a5"/>
        <w:jc w:val="center"/>
      </w:pPr>
      <w:r>
        <w:lastRenderedPageBreak/>
        <w:t xml:space="preserve">表 </w:t>
      </w:r>
      <w:r w:rsidR="008B026D">
        <w:t>11</w:t>
      </w:r>
      <w:r>
        <w:t xml:space="preserve"> S03-C02</w:t>
      </w:r>
    </w:p>
    <w:tbl>
      <w:tblPr>
        <w:tblStyle w:val="af3"/>
        <w:tblW w:w="0" w:type="auto"/>
        <w:tblLook w:val="04A0" w:firstRow="1" w:lastRow="0" w:firstColumn="1" w:lastColumn="0" w:noHBand="0" w:noVBand="1"/>
      </w:tblPr>
      <w:tblGrid>
        <w:gridCol w:w="2122"/>
        <w:gridCol w:w="6372"/>
      </w:tblGrid>
      <w:tr w:rsidR="00AD79B6" w14:paraId="66B68C49" w14:textId="77777777" w:rsidTr="00BC0ED4">
        <w:tc>
          <w:tcPr>
            <w:tcW w:w="2122" w:type="dxa"/>
            <w:shd w:val="clear" w:color="auto" w:fill="F2F2F2" w:themeFill="background1" w:themeFillShade="F2"/>
          </w:tcPr>
          <w:p w14:paraId="4E607D70"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66B91DBB" w14:textId="77777777" w:rsidR="00AD79B6" w:rsidRPr="00350E92" w:rsidRDefault="00AD79B6" w:rsidP="00BC0ED4">
            <w:pPr>
              <w:rPr>
                <w:b/>
                <w:bCs/>
              </w:rPr>
            </w:pPr>
            <w:r w:rsidRPr="00350E92">
              <w:rPr>
                <w:rFonts w:hint="eastAsia"/>
                <w:b/>
                <w:bCs/>
              </w:rPr>
              <w:t>概要</w:t>
            </w:r>
          </w:p>
        </w:tc>
      </w:tr>
      <w:tr w:rsidR="00AD79B6" w14:paraId="18167795" w14:textId="77777777" w:rsidTr="00BC0ED4">
        <w:tc>
          <w:tcPr>
            <w:tcW w:w="2122" w:type="dxa"/>
          </w:tcPr>
          <w:p w14:paraId="0430C84E" w14:textId="77777777" w:rsidR="00AD79B6" w:rsidRDefault="00AD79B6" w:rsidP="00BC0ED4">
            <w:r>
              <w:rPr>
                <w:rFonts w:hint="eastAsia"/>
              </w:rPr>
              <w:t>コード</w:t>
            </w:r>
          </w:p>
        </w:tc>
        <w:tc>
          <w:tcPr>
            <w:tcW w:w="6372" w:type="dxa"/>
          </w:tcPr>
          <w:p w14:paraId="5E810E82" w14:textId="77777777" w:rsidR="00AD79B6" w:rsidRDefault="00AD79B6" w:rsidP="00BC0ED4">
            <w:r>
              <w:t>S03-C02</w:t>
            </w:r>
          </w:p>
        </w:tc>
      </w:tr>
      <w:tr w:rsidR="00AD79B6" w14:paraId="040DECCC" w14:textId="77777777" w:rsidTr="00BC0ED4">
        <w:tc>
          <w:tcPr>
            <w:tcW w:w="2122" w:type="dxa"/>
          </w:tcPr>
          <w:p w14:paraId="30F64740" w14:textId="77777777" w:rsidR="00AD79B6" w:rsidRDefault="00AD79B6" w:rsidP="00BC0ED4">
            <w:r>
              <w:rPr>
                <w:rFonts w:hint="eastAsia"/>
              </w:rPr>
              <w:t>項目名</w:t>
            </w:r>
          </w:p>
        </w:tc>
        <w:tc>
          <w:tcPr>
            <w:tcW w:w="6372" w:type="dxa"/>
          </w:tcPr>
          <w:p w14:paraId="73183DF6" w14:textId="52DCDEA3" w:rsidR="00AD79B6" w:rsidRDefault="008B026D" w:rsidP="00BC0ED4">
            <w:r>
              <w:rPr>
                <w:rFonts w:hint="eastAsia"/>
              </w:rPr>
              <w:t>文書</w:t>
            </w:r>
            <w:r w:rsidR="00AD79B6">
              <w:rPr>
                <w:rFonts w:hint="eastAsia"/>
              </w:rPr>
              <w:t>ID</w:t>
            </w:r>
          </w:p>
        </w:tc>
      </w:tr>
      <w:tr w:rsidR="00AD79B6" w14:paraId="21A61098" w14:textId="77777777" w:rsidTr="00BC0ED4">
        <w:tc>
          <w:tcPr>
            <w:tcW w:w="2122" w:type="dxa"/>
          </w:tcPr>
          <w:p w14:paraId="25420D47" w14:textId="77777777" w:rsidR="00AD79B6" w:rsidRDefault="00AD79B6" w:rsidP="00BC0ED4">
            <w:r>
              <w:rPr>
                <w:rFonts w:hint="eastAsia"/>
              </w:rPr>
              <w:t>形式</w:t>
            </w:r>
          </w:p>
        </w:tc>
        <w:tc>
          <w:tcPr>
            <w:tcW w:w="6372" w:type="dxa"/>
          </w:tcPr>
          <w:p w14:paraId="720414FD" w14:textId="77777777" w:rsidR="00AD79B6" w:rsidRDefault="00AD79B6" w:rsidP="00BC0ED4">
            <w:r>
              <w:rPr>
                <w:rFonts w:hint="eastAsia"/>
              </w:rPr>
              <w:t>テキストラベル</w:t>
            </w:r>
          </w:p>
        </w:tc>
      </w:tr>
      <w:tr w:rsidR="00AD79B6" w14:paraId="0B2CC42C" w14:textId="77777777" w:rsidTr="00BC0ED4">
        <w:tc>
          <w:tcPr>
            <w:tcW w:w="2122" w:type="dxa"/>
          </w:tcPr>
          <w:p w14:paraId="7AD7533C" w14:textId="77777777" w:rsidR="00AD79B6" w:rsidRDefault="00AD79B6" w:rsidP="00BC0ED4">
            <w:r>
              <w:rPr>
                <w:rFonts w:hint="eastAsia"/>
              </w:rPr>
              <w:t>必須</w:t>
            </w:r>
          </w:p>
        </w:tc>
        <w:tc>
          <w:tcPr>
            <w:tcW w:w="6372" w:type="dxa"/>
          </w:tcPr>
          <w:p w14:paraId="31A11198" w14:textId="77777777" w:rsidR="00AD79B6" w:rsidRDefault="00AD79B6" w:rsidP="00BC0ED4">
            <w:r>
              <w:rPr>
                <w:rFonts w:hint="eastAsia"/>
              </w:rPr>
              <w:t>YES</w:t>
            </w:r>
          </w:p>
        </w:tc>
      </w:tr>
      <w:tr w:rsidR="00AD79B6" w14:paraId="660C9F20" w14:textId="77777777" w:rsidTr="00BC0ED4">
        <w:tc>
          <w:tcPr>
            <w:tcW w:w="2122" w:type="dxa"/>
          </w:tcPr>
          <w:p w14:paraId="4F6E7831" w14:textId="77777777" w:rsidR="00AD79B6" w:rsidRDefault="00AD79B6" w:rsidP="00BC0ED4">
            <w:r>
              <w:rPr>
                <w:rFonts w:hint="eastAsia"/>
              </w:rPr>
              <w:t>フォーマット</w:t>
            </w:r>
          </w:p>
        </w:tc>
        <w:tc>
          <w:tcPr>
            <w:tcW w:w="6372" w:type="dxa"/>
          </w:tcPr>
          <w:p w14:paraId="5C05D015" w14:textId="77777777" w:rsidR="00AD79B6" w:rsidRDefault="00AD79B6" w:rsidP="00BC0ED4">
            <w:r>
              <w:rPr>
                <w:rFonts w:hint="eastAsia"/>
              </w:rPr>
              <w:t xml:space="preserve">半角文字列 </w:t>
            </w:r>
            <w:r>
              <w:t>(CUID</w:t>
            </w:r>
            <w:r>
              <w:rPr>
                <w:rFonts w:hint="eastAsia"/>
              </w:rPr>
              <w:t>形式</w:t>
            </w:r>
            <w:r>
              <w:t>)</w:t>
            </w:r>
          </w:p>
        </w:tc>
      </w:tr>
      <w:tr w:rsidR="00AD79B6" w14:paraId="35B74353" w14:textId="77777777" w:rsidTr="00BC0ED4">
        <w:tc>
          <w:tcPr>
            <w:tcW w:w="2122" w:type="dxa"/>
          </w:tcPr>
          <w:p w14:paraId="0D41853D" w14:textId="77777777" w:rsidR="00AD79B6" w:rsidRDefault="00AD79B6" w:rsidP="00BC0ED4">
            <w:r>
              <w:rPr>
                <w:rFonts w:hint="eastAsia"/>
              </w:rPr>
              <w:t>桁数</w:t>
            </w:r>
          </w:p>
        </w:tc>
        <w:tc>
          <w:tcPr>
            <w:tcW w:w="6372" w:type="dxa"/>
          </w:tcPr>
          <w:p w14:paraId="25A13D3E" w14:textId="77777777" w:rsidR="00AD79B6" w:rsidRDefault="00AD79B6" w:rsidP="00BC0ED4">
            <w:r>
              <w:rPr>
                <w:rFonts w:hint="eastAsia"/>
              </w:rPr>
              <w:t>2</w:t>
            </w:r>
            <w:r>
              <w:t>5</w:t>
            </w:r>
            <w:r>
              <w:rPr>
                <w:rFonts w:hint="eastAsia"/>
              </w:rPr>
              <w:t xml:space="preserve">文字 </w:t>
            </w:r>
            <w:r>
              <w:t>(</w:t>
            </w:r>
            <w:r>
              <w:rPr>
                <w:rFonts w:hint="eastAsia"/>
              </w:rPr>
              <w:t>省略表示しない</w:t>
            </w:r>
            <w:r>
              <w:t>)</w:t>
            </w:r>
          </w:p>
        </w:tc>
      </w:tr>
      <w:tr w:rsidR="00AD79B6" w14:paraId="7CE76B3E" w14:textId="77777777" w:rsidTr="00BC0ED4">
        <w:tc>
          <w:tcPr>
            <w:tcW w:w="2122" w:type="dxa"/>
          </w:tcPr>
          <w:p w14:paraId="529E8BC9" w14:textId="77777777" w:rsidR="00AD79B6" w:rsidRDefault="00AD79B6" w:rsidP="00BC0ED4">
            <w:r>
              <w:rPr>
                <w:rFonts w:hint="eastAsia"/>
              </w:rPr>
              <w:t>下限</w:t>
            </w:r>
          </w:p>
        </w:tc>
        <w:tc>
          <w:tcPr>
            <w:tcW w:w="6372" w:type="dxa"/>
          </w:tcPr>
          <w:p w14:paraId="2765868C" w14:textId="77777777" w:rsidR="00AD79B6" w:rsidRDefault="00AD79B6" w:rsidP="00BC0ED4">
            <w:r>
              <w:rPr>
                <w:rFonts w:hint="eastAsia"/>
              </w:rPr>
              <w:t>指定なし</w:t>
            </w:r>
          </w:p>
        </w:tc>
      </w:tr>
      <w:tr w:rsidR="00AD79B6" w14:paraId="3A0C7180" w14:textId="77777777" w:rsidTr="00BC0ED4">
        <w:tc>
          <w:tcPr>
            <w:tcW w:w="2122" w:type="dxa"/>
          </w:tcPr>
          <w:p w14:paraId="550A272D" w14:textId="77777777" w:rsidR="00AD79B6" w:rsidRDefault="00AD79B6" w:rsidP="00BC0ED4">
            <w:r>
              <w:rPr>
                <w:rFonts w:hint="eastAsia"/>
              </w:rPr>
              <w:t>上限</w:t>
            </w:r>
          </w:p>
        </w:tc>
        <w:tc>
          <w:tcPr>
            <w:tcW w:w="6372" w:type="dxa"/>
          </w:tcPr>
          <w:p w14:paraId="018DDAB8" w14:textId="77777777" w:rsidR="00AD79B6" w:rsidRDefault="00AD79B6" w:rsidP="00BC0ED4">
            <w:r>
              <w:rPr>
                <w:rFonts w:hint="eastAsia"/>
              </w:rPr>
              <w:t>指定なし</w:t>
            </w:r>
          </w:p>
        </w:tc>
      </w:tr>
      <w:tr w:rsidR="00AD79B6" w14:paraId="0F98EEF7" w14:textId="77777777" w:rsidTr="00BC0ED4">
        <w:tc>
          <w:tcPr>
            <w:tcW w:w="2122" w:type="dxa"/>
          </w:tcPr>
          <w:p w14:paraId="0A6B1F3C" w14:textId="77777777" w:rsidR="00AD79B6" w:rsidRDefault="00AD79B6" w:rsidP="00BC0ED4">
            <w:r>
              <w:rPr>
                <w:rFonts w:hint="eastAsia"/>
              </w:rPr>
              <w:t>プレースホルダ</w:t>
            </w:r>
          </w:p>
        </w:tc>
        <w:tc>
          <w:tcPr>
            <w:tcW w:w="6372" w:type="dxa"/>
          </w:tcPr>
          <w:p w14:paraId="4A99F6AC" w14:textId="77777777" w:rsidR="00AD79B6" w:rsidRDefault="00AD79B6" w:rsidP="00BC0ED4">
            <w:r>
              <w:rPr>
                <w:rFonts w:hint="eastAsia"/>
              </w:rPr>
              <w:t>指定なし</w:t>
            </w:r>
          </w:p>
        </w:tc>
      </w:tr>
      <w:tr w:rsidR="00AD79B6" w14:paraId="0927D1A8" w14:textId="77777777" w:rsidTr="00BC0ED4">
        <w:tc>
          <w:tcPr>
            <w:tcW w:w="2122" w:type="dxa"/>
          </w:tcPr>
          <w:p w14:paraId="79144255" w14:textId="77777777" w:rsidR="00AD79B6" w:rsidRDefault="00AD79B6" w:rsidP="00BC0ED4">
            <w:r>
              <w:rPr>
                <w:rFonts w:hint="eastAsia"/>
              </w:rPr>
              <w:t>初期値</w:t>
            </w:r>
          </w:p>
        </w:tc>
        <w:tc>
          <w:tcPr>
            <w:tcW w:w="6372" w:type="dxa"/>
          </w:tcPr>
          <w:p w14:paraId="1941B775" w14:textId="77777777" w:rsidR="00AD79B6" w:rsidRDefault="00AD79B6" w:rsidP="00BC0ED4">
            <w:r>
              <w:rPr>
                <w:rFonts w:hint="eastAsia"/>
              </w:rPr>
              <w:t>指定なし</w:t>
            </w:r>
          </w:p>
        </w:tc>
      </w:tr>
      <w:tr w:rsidR="00AD79B6" w14:paraId="35E86EB0" w14:textId="77777777" w:rsidTr="00BC0ED4">
        <w:tc>
          <w:tcPr>
            <w:tcW w:w="2122" w:type="dxa"/>
          </w:tcPr>
          <w:p w14:paraId="57A2DED0" w14:textId="77777777" w:rsidR="00AD79B6" w:rsidRDefault="00AD79B6" w:rsidP="00BC0ED4">
            <w:r>
              <w:rPr>
                <w:rFonts w:hint="eastAsia"/>
              </w:rPr>
              <w:t>備考</w:t>
            </w:r>
          </w:p>
        </w:tc>
        <w:tc>
          <w:tcPr>
            <w:tcW w:w="6372" w:type="dxa"/>
          </w:tcPr>
          <w:p w14:paraId="1E4AC807" w14:textId="2E192A85" w:rsidR="00AD79B6" w:rsidRDefault="008B026D" w:rsidP="00BC0ED4">
            <w:r>
              <w:rPr>
                <w:rFonts w:hint="eastAsia"/>
              </w:rPr>
              <w:t>文書</w:t>
            </w:r>
            <w:r w:rsidR="00AD79B6">
              <w:rPr>
                <w:rFonts w:hint="eastAsia"/>
              </w:rPr>
              <w:t>管理システムにおいて</w:t>
            </w:r>
            <w:r>
              <w:rPr>
                <w:rFonts w:hint="eastAsia"/>
              </w:rPr>
              <w:t>文書</w:t>
            </w:r>
            <w:r w:rsidR="00AD79B6">
              <w:rPr>
                <w:rFonts w:hint="eastAsia"/>
              </w:rPr>
              <w:t>を一意に識別するためのI</w:t>
            </w:r>
            <w:r w:rsidR="00AD79B6">
              <w:t>D</w:t>
            </w:r>
            <w:r w:rsidR="00AD79B6">
              <w:rPr>
                <w:rFonts w:hint="eastAsia"/>
              </w:rPr>
              <w:t>。選択された</w:t>
            </w:r>
            <w:r>
              <w:rPr>
                <w:rFonts w:hint="eastAsia"/>
              </w:rPr>
              <w:t>文書</w:t>
            </w:r>
            <w:r w:rsidR="00AD79B6">
              <w:rPr>
                <w:rFonts w:hint="eastAsia"/>
              </w:rPr>
              <w:t>のIDを表示する。</w:t>
            </w:r>
          </w:p>
        </w:tc>
      </w:tr>
    </w:tbl>
    <w:p w14:paraId="30EB2DFB" w14:textId="77777777" w:rsidR="00AD79B6" w:rsidRDefault="00AD79B6" w:rsidP="00AD79B6">
      <w:r>
        <w:br w:type="page"/>
      </w:r>
    </w:p>
    <w:p w14:paraId="494FBA12" w14:textId="1C63F3A0" w:rsidR="00AD79B6" w:rsidRDefault="00AD79B6" w:rsidP="00AD79B6">
      <w:pPr>
        <w:pStyle w:val="a5"/>
        <w:jc w:val="center"/>
      </w:pPr>
      <w:r>
        <w:lastRenderedPageBreak/>
        <w:t xml:space="preserve">表 </w:t>
      </w:r>
      <w:r w:rsidR="008B026D">
        <w:t>12</w:t>
      </w:r>
      <w:r>
        <w:t xml:space="preserve"> S03-C03</w:t>
      </w:r>
    </w:p>
    <w:tbl>
      <w:tblPr>
        <w:tblStyle w:val="af3"/>
        <w:tblW w:w="0" w:type="auto"/>
        <w:tblLook w:val="04A0" w:firstRow="1" w:lastRow="0" w:firstColumn="1" w:lastColumn="0" w:noHBand="0" w:noVBand="1"/>
      </w:tblPr>
      <w:tblGrid>
        <w:gridCol w:w="2122"/>
        <w:gridCol w:w="6372"/>
      </w:tblGrid>
      <w:tr w:rsidR="00AD79B6" w14:paraId="15DB304F" w14:textId="77777777" w:rsidTr="00BC0ED4">
        <w:tc>
          <w:tcPr>
            <w:tcW w:w="2122" w:type="dxa"/>
            <w:shd w:val="clear" w:color="auto" w:fill="F2F2F2" w:themeFill="background1" w:themeFillShade="F2"/>
          </w:tcPr>
          <w:p w14:paraId="12A20DBF"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6DF61D9E" w14:textId="77777777" w:rsidR="00AD79B6" w:rsidRPr="00350E92" w:rsidRDefault="00AD79B6" w:rsidP="00BC0ED4">
            <w:pPr>
              <w:rPr>
                <w:b/>
                <w:bCs/>
              </w:rPr>
            </w:pPr>
            <w:r w:rsidRPr="00350E92">
              <w:rPr>
                <w:rFonts w:hint="eastAsia"/>
                <w:b/>
                <w:bCs/>
              </w:rPr>
              <w:t>概要</w:t>
            </w:r>
          </w:p>
        </w:tc>
      </w:tr>
      <w:tr w:rsidR="00AD79B6" w14:paraId="1847B578" w14:textId="77777777" w:rsidTr="00BC0ED4">
        <w:tc>
          <w:tcPr>
            <w:tcW w:w="2122" w:type="dxa"/>
          </w:tcPr>
          <w:p w14:paraId="14D90E8F" w14:textId="77777777" w:rsidR="00AD79B6" w:rsidRDefault="00AD79B6" w:rsidP="00BC0ED4">
            <w:r>
              <w:rPr>
                <w:rFonts w:hint="eastAsia"/>
              </w:rPr>
              <w:t>コード</w:t>
            </w:r>
          </w:p>
        </w:tc>
        <w:tc>
          <w:tcPr>
            <w:tcW w:w="6372" w:type="dxa"/>
          </w:tcPr>
          <w:p w14:paraId="66103ED7" w14:textId="77777777" w:rsidR="00AD79B6" w:rsidRDefault="00AD79B6" w:rsidP="00BC0ED4">
            <w:r>
              <w:t>S03-C03</w:t>
            </w:r>
          </w:p>
        </w:tc>
      </w:tr>
      <w:tr w:rsidR="00AD79B6" w14:paraId="6631B337" w14:textId="77777777" w:rsidTr="00BC0ED4">
        <w:tc>
          <w:tcPr>
            <w:tcW w:w="2122" w:type="dxa"/>
          </w:tcPr>
          <w:p w14:paraId="12097DA2" w14:textId="77777777" w:rsidR="00AD79B6" w:rsidRDefault="00AD79B6" w:rsidP="00BC0ED4">
            <w:r>
              <w:rPr>
                <w:rFonts w:hint="eastAsia"/>
              </w:rPr>
              <w:t>項目名</w:t>
            </w:r>
          </w:p>
        </w:tc>
        <w:tc>
          <w:tcPr>
            <w:tcW w:w="6372" w:type="dxa"/>
          </w:tcPr>
          <w:p w14:paraId="11257CCE" w14:textId="44F74F2F" w:rsidR="00AD79B6" w:rsidRDefault="00AD79B6" w:rsidP="00BC0ED4">
            <w:r>
              <w:t>DID</w:t>
            </w:r>
          </w:p>
        </w:tc>
      </w:tr>
      <w:tr w:rsidR="00AD79B6" w14:paraId="6CEF3BBB" w14:textId="77777777" w:rsidTr="00BC0ED4">
        <w:tc>
          <w:tcPr>
            <w:tcW w:w="2122" w:type="dxa"/>
          </w:tcPr>
          <w:p w14:paraId="1BB530A8" w14:textId="77777777" w:rsidR="00AD79B6" w:rsidRDefault="00AD79B6" w:rsidP="00BC0ED4">
            <w:r>
              <w:rPr>
                <w:rFonts w:hint="eastAsia"/>
              </w:rPr>
              <w:t>形式</w:t>
            </w:r>
          </w:p>
        </w:tc>
        <w:tc>
          <w:tcPr>
            <w:tcW w:w="6372" w:type="dxa"/>
          </w:tcPr>
          <w:p w14:paraId="1118512F" w14:textId="77777777" w:rsidR="00AD79B6" w:rsidRDefault="00AD79B6" w:rsidP="00BC0ED4">
            <w:r>
              <w:rPr>
                <w:rFonts w:hint="eastAsia"/>
              </w:rPr>
              <w:t>テキストラベル</w:t>
            </w:r>
          </w:p>
        </w:tc>
      </w:tr>
      <w:tr w:rsidR="00AD79B6" w14:paraId="1A7FA8E5" w14:textId="77777777" w:rsidTr="00BC0ED4">
        <w:tc>
          <w:tcPr>
            <w:tcW w:w="2122" w:type="dxa"/>
          </w:tcPr>
          <w:p w14:paraId="30D375F6" w14:textId="77777777" w:rsidR="00AD79B6" w:rsidRDefault="00AD79B6" w:rsidP="00BC0ED4">
            <w:r>
              <w:rPr>
                <w:rFonts w:hint="eastAsia"/>
              </w:rPr>
              <w:t>必須</w:t>
            </w:r>
          </w:p>
        </w:tc>
        <w:tc>
          <w:tcPr>
            <w:tcW w:w="6372" w:type="dxa"/>
          </w:tcPr>
          <w:p w14:paraId="3B61301D" w14:textId="7DC10E8F" w:rsidR="00AD79B6" w:rsidRDefault="00935F12" w:rsidP="00BC0ED4">
            <w:r>
              <w:t>YES</w:t>
            </w:r>
          </w:p>
        </w:tc>
      </w:tr>
      <w:tr w:rsidR="00AD79B6" w14:paraId="0595A91F" w14:textId="77777777" w:rsidTr="00BC0ED4">
        <w:tc>
          <w:tcPr>
            <w:tcW w:w="2122" w:type="dxa"/>
          </w:tcPr>
          <w:p w14:paraId="2E7F234C" w14:textId="77777777" w:rsidR="00AD79B6" w:rsidRDefault="00AD79B6" w:rsidP="00BC0ED4">
            <w:r>
              <w:rPr>
                <w:rFonts w:hint="eastAsia"/>
              </w:rPr>
              <w:t>フォーマット</w:t>
            </w:r>
          </w:p>
        </w:tc>
        <w:tc>
          <w:tcPr>
            <w:tcW w:w="6372" w:type="dxa"/>
          </w:tcPr>
          <w:p w14:paraId="5E79E6BC" w14:textId="725883D9" w:rsidR="00AD79B6" w:rsidRDefault="00AD79B6" w:rsidP="00BC0ED4">
            <w:r>
              <w:rPr>
                <w:rFonts w:hint="eastAsia"/>
              </w:rPr>
              <w:t>半角文字列</w:t>
            </w:r>
          </w:p>
        </w:tc>
      </w:tr>
      <w:tr w:rsidR="00AD79B6" w14:paraId="2625310F" w14:textId="77777777" w:rsidTr="00BC0ED4">
        <w:tc>
          <w:tcPr>
            <w:tcW w:w="2122" w:type="dxa"/>
          </w:tcPr>
          <w:p w14:paraId="5985B02D" w14:textId="77777777" w:rsidR="00AD79B6" w:rsidRDefault="00AD79B6" w:rsidP="00BC0ED4">
            <w:r>
              <w:rPr>
                <w:rFonts w:hint="eastAsia"/>
              </w:rPr>
              <w:t>桁数</w:t>
            </w:r>
          </w:p>
        </w:tc>
        <w:tc>
          <w:tcPr>
            <w:tcW w:w="6372" w:type="dxa"/>
          </w:tcPr>
          <w:p w14:paraId="78C484BD" w14:textId="48C71E6F" w:rsidR="00AD79B6" w:rsidRDefault="00AD79B6" w:rsidP="00BC0ED4">
            <w:r>
              <w:t>DID: 60</w:t>
            </w:r>
            <w:r>
              <w:rPr>
                <w:rFonts w:hint="eastAsia"/>
              </w:rPr>
              <w:t>文字</w:t>
            </w:r>
          </w:p>
        </w:tc>
      </w:tr>
      <w:tr w:rsidR="00AD79B6" w14:paraId="38AC1B10" w14:textId="77777777" w:rsidTr="00BC0ED4">
        <w:tc>
          <w:tcPr>
            <w:tcW w:w="2122" w:type="dxa"/>
          </w:tcPr>
          <w:p w14:paraId="7BD7E396" w14:textId="77777777" w:rsidR="00AD79B6" w:rsidRDefault="00AD79B6" w:rsidP="00BC0ED4">
            <w:r>
              <w:rPr>
                <w:rFonts w:hint="eastAsia"/>
              </w:rPr>
              <w:t>下限</w:t>
            </w:r>
          </w:p>
        </w:tc>
        <w:tc>
          <w:tcPr>
            <w:tcW w:w="6372" w:type="dxa"/>
          </w:tcPr>
          <w:p w14:paraId="2442FB36" w14:textId="77777777" w:rsidR="00AD79B6" w:rsidRDefault="00AD79B6" w:rsidP="00BC0ED4">
            <w:r>
              <w:rPr>
                <w:rFonts w:hint="eastAsia"/>
              </w:rPr>
              <w:t>指定なし</w:t>
            </w:r>
          </w:p>
        </w:tc>
      </w:tr>
      <w:tr w:rsidR="00AD79B6" w14:paraId="39DDB749" w14:textId="77777777" w:rsidTr="00BC0ED4">
        <w:tc>
          <w:tcPr>
            <w:tcW w:w="2122" w:type="dxa"/>
          </w:tcPr>
          <w:p w14:paraId="3D97037D" w14:textId="77777777" w:rsidR="00AD79B6" w:rsidRDefault="00AD79B6" w:rsidP="00BC0ED4">
            <w:r>
              <w:rPr>
                <w:rFonts w:hint="eastAsia"/>
              </w:rPr>
              <w:t>上限</w:t>
            </w:r>
          </w:p>
        </w:tc>
        <w:tc>
          <w:tcPr>
            <w:tcW w:w="6372" w:type="dxa"/>
          </w:tcPr>
          <w:p w14:paraId="656DA19B" w14:textId="77777777" w:rsidR="00AD79B6" w:rsidRDefault="00AD79B6" w:rsidP="00BC0ED4">
            <w:r>
              <w:rPr>
                <w:rFonts w:hint="eastAsia"/>
              </w:rPr>
              <w:t>指定なし</w:t>
            </w:r>
          </w:p>
        </w:tc>
      </w:tr>
      <w:tr w:rsidR="00AD79B6" w14:paraId="09F4388E" w14:textId="77777777" w:rsidTr="00BC0ED4">
        <w:tc>
          <w:tcPr>
            <w:tcW w:w="2122" w:type="dxa"/>
          </w:tcPr>
          <w:p w14:paraId="09CD4EA7" w14:textId="77777777" w:rsidR="00AD79B6" w:rsidRDefault="00AD79B6" w:rsidP="00BC0ED4">
            <w:r>
              <w:rPr>
                <w:rFonts w:hint="eastAsia"/>
              </w:rPr>
              <w:t>プレースホルダ</w:t>
            </w:r>
          </w:p>
        </w:tc>
        <w:tc>
          <w:tcPr>
            <w:tcW w:w="6372" w:type="dxa"/>
          </w:tcPr>
          <w:p w14:paraId="244F1C0F" w14:textId="77777777" w:rsidR="00AD79B6" w:rsidRDefault="00AD79B6" w:rsidP="00BC0ED4">
            <w:r>
              <w:rPr>
                <w:rFonts w:hint="eastAsia"/>
              </w:rPr>
              <w:t>指定なし</w:t>
            </w:r>
          </w:p>
        </w:tc>
      </w:tr>
      <w:tr w:rsidR="00AD79B6" w14:paraId="416523A6" w14:textId="77777777" w:rsidTr="00BC0ED4">
        <w:tc>
          <w:tcPr>
            <w:tcW w:w="2122" w:type="dxa"/>
          </w:tcPr>
          <w:p w14:paraId="792A4F89" w14:textId="77777777" w:rsidR="00AD79B6" w:rsidRDefault="00AD79B6" w:rsidP="00BC0ED4">
            <w:r>
              <w:rPr>
                <w:rFonts w:hint="eastAsia"/>
              </w:rPr>
              <w:t>初期値</w:t>
            </w:r>
          </w:p>
        </w:tc>
        <w:tc>
          <w:tcPr>
            <w:tcW w:w="6372" w:type="dxa"/>
          </w:tcPr>
          <w:p w14:paraId="673A4490" w14:textId="77777777" w:rsidR="00AD79B6" w:rsidRDefault="00AD79B6" w:rsidP="00BC0ED4">
            <w:r>
              <w:rPr>
                <w:rFonts w:hint="eastAsia"/>
              </w:rPr>
              <w:t>指定なし</w:t>
            </w:r>
          </w:p>
        </w:tc>
      </w:tr>
      <w:tr w:rsidR="00AD79B6" w14:paraId="5BF0A26A" w14:textId="77777777" w:rsidTr="00BC0ED4">
        <w:tc>
          <w:tcPr>
            <w:tcW w:w="2122" w:type="dxa"/>
          </w:tcPr>
          <w:p w14:paraId="60158140" w14:textId="77777777" w:rsidR="00AD79B6" w:rsidRDefault="00AD79B6" w:rsidP="00BC0ED4">
            <w:r>
              <w:rPr>
                <w:rFonts w:hint="eastAsia"/>
              </w:rPr>
              <w:t>備考</w:t>
            </w:r>
          </w:p>
        </w:tc>
        <w:tc>
          <w:tcPr>
            <w:tcW w:w="6372" w:type="dxa"/>
          </w:tcPr>
          <w:p w14:paraId="340C6E4F" w14:textId="7063CFB6" w:rsidR="00AD79B6" w:rsidRDefault="00AD79B6" w:rsidP="00BC0ED4">
            <w:r>
              <w:rPr>
                <w:rFonts w:hint="eastAsia"/>
              </w:rPr>
              <w:t>選択された電子化</w:t>
            </w:r>
            <w:r w:rsidR="00935F12">
              <w:rPr>
                <w:rFonts w:hint="eastAsia"/>
              </w:rPr>
              <w:t>文書</w:t>
            </w:r>
            <w:r>
              <w:rPr>
                <w:rFonts w:hint="eastAsia"/>
              </w:rPr>
              <w:t>をスキャンしたデバイスのDIDとデバイス名を表示する。デバイス名は任意の設定となるため、デバイス名が存在しない場合には「DID」のみの表示とする</w:t>
            </w:r>
          </w:p>
        </w:tc>
      </w:tr>
    </w:tbl>
    <w:p w14:paraId="3993B4EB" w14:textId="77777777" w:rsidR="00AD79B6" w:rsidRDefault="00AD79B6" w:rsidP="00AD79B6"/>
    <w:p w14:paraId="7290713C" w14:textId="03B620EF" w:rsidR="00AD79B6" w:rsidRDefault="00AD79B6" w:rsidP="00AD79B6">
      <w:pPr>
        <w:pStyle w:val="a5"/>
        <w:jc w:val="center"/>
      </w:pPr>
      <w:r>
        <w:t xml:space="preserve">表 </w:t>
      </w:r>
      <w:r w:rsidR="00935F12">
        <w:t>13</w:t>
      </w:r>
      <w:r>
        <w:t xml:space="preserve"> S03-C04</w:t>
      </w:r>
    </w:p>
    <w:tbl>
      <w:tblPr>
        <w:tblStyle w:val="af3"/>
        <w:tblW w:w="0" w:type="auto"/>
        <w:tblLook w:val="04A0" w:firstRow="1" w:lastRow="0" w:firstColumn="1" w:lastColumn="0" w:noHBand="0" w:noVBand="1"/>
      </w:tblPr>
      <w:tblGrid>
        <w:gridCol w:w="2122"/>
        <w:gridCol w:w="6372"/>
      </w:tblGrid>
      <w:tr w:rsidR="00AD79B6" w14:paraId="6349FAC7" w14:textId="77777777" w:rsidTr="00BC0ED4">
        <w:tc>
          <w:tcPr>
            <w:tcW w:w="2122" w:type="dxa"/>
            <w:shd w:val="clear" w:color="auto" w:fill="F2F2F2" w:themeFill="background1" w:themeFillShade="F2"/>
          </w:tcPr>
          <w:p w14:paraId="2A551125"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1C7F8625" w14:textId="77777777" w:rsidR="00AD79B6" w:rsidRPr="00350E92" w:rsidRDefault="00AD79B6" w:rsidP="00BC0ED4">
            <w:pPr>
              <w:rPr>
                <w:b/>
                <w:bCs/>
              </w:rPr>
            </w:pPr>
            <w:r w:rsidRPr="00350E92">
              <w:rPr>
                <w:rFonts w:hint="eastAsia"/>
                <w:b/>
                <w:bCs/>
              </w:rPr>
              <w:t>概要</w:t>
            </w:r>
          </w:p>
        </w:tc>
      </w:tr>
      <w:tr w:rsidR="00AD79B6" w14:paraId="338D69B4" w14:textId="77777777" w:rsidTr="00BC0ED4">
        <w:tc>
          <w:tcPr>
            <w:tcW w:w="2122" w:type="dxa"/>
          </w:tcPr>
          <w:p w14:paraId="28268D1F" w14:textId="77777777" w:rsidR="00AD79B6" w:rsidRDefault="00AD79B6" w:rsidP="00BC0ED4">
            <w:r>
              <w:rPr>
                <w:rFonts w:hint="eastAsia"/>
              </w:rPr>
              <w:t>コード</w:t>
            </w:r>
          </w:p>
        </w:tc>
        <w:tc>
          <w:tcPr>
            <w:tcW w:w="6372" w:type="dxa"/>
          </w:tcPr>
          <w:p w14:paraId="6A009628" w14:textId="77777777" w:rsidR="00AD79B6" w:rsidRDefault="00AD79B6" w:rsidP="00BC0ED4">
            <w:r>
              <w:t>S03-C04</w:t>
            </w:r>
          </w:p>
        </w:tc>
      </w:tr>
      <w:tr w:rsidR="00AD79B6" w14:paraId="3A9FF7C5" w14:textId="77777777" w:rsidTr="00BC0ED4">
        <w:tc>
          <w:tcPr>
            <w:tcW w:w="2122" w:type="dxa"/>
          </w:tcPr>
          <w:p w14:paraId="531CEAD1" w14:textId="77777777" w:rsidR="00AD79B6" w:rsidRDefault="00AD79B6" w:rsidP="00BC0ED4">
            <w:r>
              <w:rPr>
                <w:rFonts w:hint="eastAsia"/>
              </w:rPr>
              <w:t>項目名</w:t>
            </w:r>
          </w:p>
        </w:tc>
        <w:tc>
          <w:tcPr>
            <w:tcW w:w="6372" w:type="dxa"/>
          </w:tcPr>
          <w:p w14:paraId="17693842" w14:textId="4ABBD700" w:rsidR="00AD79B6" w:rsidRDefault="00935F12" w:rsidP="00BC0ED4">
            <w:r>
              <w:rPr>
                <w:rFonts w:hint="eastAsia"/>
              </w:rPr>
              <w:t>ファイル名</w:t>
            </w:r>
          </w:p>
        </w:tc>
      </w:tr>
      <w:tr w:rsidR="00AD79B6" w14:paraId="29124F60" w14:textId="77777777" w:rsidTr="00BC0ED4">
        <w:tc>
          <w:tcPr>
            <w:tcW w:w="2122" w:type="dxa"/>
          </w:tcPr>
          <w:p w14:paraId="25F11876" w14:textId="77777777" w:rsidR="00AD79B6" w:rsidRDefault="00AD79B6" w:rsidP="00BC0ED4">
            <w:r>
              <w:rPr>
                <w:rFonts w:hint="eastAsia"/>
              </w:rPr>
              <w:t>形式</w:t>
            </w:r>
          </w:p>
        </w:tc>
        <w:tc>
          <w:tcPr>
            <w:tcW w:w="6372" w:type="dxa"/>
          </w:tcPr>
          <w:p w14:paraId="2D441CD1" w14:textId="77777777" w:rsidR="00AD79B6" w:rsidRDefault="00AD79B6" w:rsidP="00BC0ED4">
            <w:r>
              <w:rPr>
                <w:rFonts w:hint="eastAsia"/>
              </w:rPr>
              <w:t>テキストラベル</w:t>
            </w:r>
          </w:p>
        </w:tc>
      </w:tr>
      <w:tr w:rsidR="00AD79B6" w14:paraId="0D42FBB9" w14:textId="77777777" w:rsidTr="00BC0ED4">
        <w:tc>
          <w:tcPr>
            <w:tcW w:w="2122" w:type="dxa"/>
          </w:tcPr>
          <w:p w14:paraId="3E7BDA5C" w14:textId="77777777" w:rsidR="00AD79B6" w:rsidRDefault="00AD79B6" w:rsidP="00BC0ED4">
            <w:r>
              <w:rPr>
                <w:rFonts w:hint="eastAsia"/>
              </w:rPr>
              <w:t>必須</w:t>
            </w:r>
          </w:p>
        </w:tc>
        <w:tc>
          <w:tcPr>
            <w:tcW w:w="6372" w:type="dxa"/>
          </w:tcPr>
          <w:p w14:paraId="3074D603" w14:textId="77777777" w:rsidR="00AD79B6" w:rsidRDefault="00AD79B6" w:rsidP="00BC0ED4">
            <w:r>
              <w:rPr>
                <w:rFonts w:hint="eastAsia"/>
              </w:rPr>
              <w:t>YES</w:t>
            </w:r>
          </w:p>
        </w:tc>
      </w:tr>
      <w:tr w:rsidR="00AD79B6" w14:paraId="05ACC917" w14:textId="77777777" w:rsidTr="00BC0ED4">
        <w:tc>
          <w:tcPr>
            <w:tcW w:w="2122" w:type="dxa"/>
          </w:tcPr>
          <w:p w14:paraId="5DBF9862" w14:textId="77777777" w:rsidR="00AD79B6" w:rsidRDefault="00AD79B6" w:rsidP="00BC0ED4">
            <w:r>
              <w:rPr>
                <w:rFonts w:hint="eastAsia"/>
              </w:rPr>
              <w:t>フォーマット</w:t>
            </w:r>
          </w:p>
        </w:tc>
        <w:tc>
          <w:tcPr>
            <w:tcW w:w="6372" w:type="dxa"/>
          </w:tcPr>
          <w:p w14:paraId="1A45DFF0" w14:textId="1B578047" w:rsidR="00AD79B6" w:rsidRDefault="00935F12" w:rsidP="00BC0ED4">
            <w:r>
              <w:rPr>
                <w:rFonts w:hint="eastAsia"/>
              </w:rPr>
              <w:t>半角・全角文字列</w:t>
            </w:r>
          </w:p>
        </w:tc>
      </w:tr>
      <w:tr w:rsidR="00AD79B6" w14:paraId="2C721A22" w14:textId="77777777" w:rsidTr="00BC0ED4">
        <w:tc>
          <w:tcPr>
            <w:tcW w:w="2122" w:type="dxa"/>
          </w:tcPr>
          <w:p w14:paraId="50AB3518" w14:textId="77777777" w:rsidR="00AD79B6" w:rsidRDefault="00AD79B6" w:rsidP="00BC0ED4">
            <w:r>
              <w:rPr>
                <w:rFonts w:hint="eastAsia"/>
              </w:rPr>
              <w:t>桁数</w:t>
            </w:r>
          </w:p>
        </w:tc>
        <w:tc>
          <w:tcPr>
            <w:tcW w:w="6372" w:type="dxa"/>
          </w:tcPr>
          <w:p w14:paraId="5320CD55" w14:textId="77777777" w:rsidR="00AD79B6" w:rsidRDefault="00AD79B6" w:rsidP="00BC0ED4">
            <w:r>
              <w:rPr>
                <w:rFonts w:hint="eastAsia"/>
              </w:rPr>
              <w:t>指定なし</w:t>
            </w:r>
          </w:p>
        </w:tc>
      </w:tr>
      <w:tr w:rsidR="00AD79B6" w14:paraId="2FC6D661" w14:textId="77777777" w:rsidTr="00BC0ED4">
        <w:tc>
          <w:tcPr>
            <w:tcW w:w="2122" w:type="dxa"/>
          </w:tcPr>
          <w:p w14:paraId="3061658A" w14:textId="77777777" w:rsidR="00AD79B6" w:rsidRDefault="00AD79B6" w:rsidP="00BC0ED4">
            <w:r>
              <w:rPr>
                <w:rFonts w:hint="eastAsia"/>
              </w:rPr>
              <w:t>下限</w:t>
            </w:r>
          </w:p>
        </w:tc>
        <w:tc>
          <w:tcPr>
            <w:tcW w:w="6372" w:type="dxa"/>
          </w:tcPr>
          <w:p w14:paraId="23813B26" w14:textId="77777777" w:rsidR="00AD79B6" w:rsidRDefault="00AD79B6" w:rsidP="00BC0ED4">
            <w:r>
              <w:rPr>
                <w:rFonts w:hint="eastAsia"/>
              </w:rPr>
              <w:t>指定なし</w:t>
            </w:r>
          </w:p>
        </w:tc>
      </w:tr>
      <w:tr w:rsidR="00AD79B6" w14:paraId="4E9866C2" w14:textId="77777777" w:rsidTr="00BC0ED4">
        <w:tc>
          <w:tcPr>
            <w:tcW w:w="2122" w:type="dxa"/>
          </w:tcPr>
          <w:p w14:paraId="7A1B1C34" w14:textId="77777777" w:rsidR="00AD79B6" w:rsidRDefault="00AD79B6" w:rsidP="00BC0ED4">
            <w:r>
              <w:rPr>
                <w:rFonts w:hint="eastAsia"/>
              </w:rPr>
              <w:t>上限</w:t>
            </w:r>
          </w:p>
        </w:tc>
        <w:tc>
          <w:tcPr>
            <w:tcW w:w="6372" w:type="dxa"/>
          </w:tcPr>
          <w:p w14:paraId="7D15F657" w14:textId="77777777" w:rsidR="00AD79B6" w:rsidRDefault="00AD79B6" w:rsidP="00BC0ED4">
            <w:r>
              <w:rPr>
                <w:rFonts w:hint="eastAsia"/>
              </w:rPr>
              <w:t>指定なし</w:t>
            </w:r>
          </w:p>
        </w:tc>
      </w:tr>
      <w:tr w:rsidR="00AD79B6" w14:paraId="73F801B1" w14:textId="77777777" w:rsidTr="00BC0ED4">
        <w:tc>
          <w:tcPr>
            <w:tcW w:w="2122" w:type="dxa"/>
          </w:tcPr>
          <w:p w14:paraId="47AB03C2" w14:textId="77777777" w:rsidR="00AD79B6" w:rsidRDefault="00AD79B6" w:rsidP="00BC0ED4">
            <w:r>
              <w:rPr>
                <w:rFonts w:hint="eastAsia"/>
              </w:rPr>
              <w:t>プレースホルダ</w:t>
            </w:r>
          </w:p>
        </w:tc>
        <w:tc>
          <w:tcPr>
            <w:tcW w:w="6372" w:type="dxa"/>
          </w:tcPr>
          <w:p w14:paraId="06BBF6CE" w14:textId="77777777" w:rsidR="00AD79B6" w:rsidRDefault="00AD79B6" w:rsidP="00BC0ED4">
            <w:r>
              <w:rPr>
                <w:rFonts w:hint="eastAsia"/>
              </w:rPr>
              <w:t>指定なし</w:t>
            </w:r>
          </w:p>
        </w:tc>
      </w:tr>
      <w:tr w:rsidR="00AD79B6" w14:paraId="1CE1DBF3" w14:textId="77777777" w:rsidTr="00BC0ED4">
        <w:tc>
          <w:tcPr>
            <w:tcW w:w="2122" w:type="dxa"/>
          </w:tcPr>
          <w:p w14:paraId="0C65E0BC" w14:textId="77777777" w:rsidR="00AD79B6" w:rsidRDefault="00AD79B6" w:rsidP="00BC0ED4">
            <w:r>
              <w:rPr>
                <w:rFonts w:hint="eastAsia"/>
              </w:rPr>
              <w:t>初期値</w:t>
            </w:r>
          </w:p>
        </w:tc>
        <w:tc>
          <w:tcPr>
            <w:tcW w:w="6372" w:type="dxa"/>
          </w:tcPr>
          <w:p w14:paraId="3B6B4278" w14:textId="77777777" w:rsidR="00AD79B6" w:rsidRDefault="00AD79B6" w:rsidP="00BC0ED4">
            <w:r>
              <w:rPr>
                <w:rFonts w:hint="eastAsia"/>
              </w:rPr>
              <w:t>指定なし</w:t>
            </w:r>
          </w:p>
        </w:tc>
      </w:tr>
      <w:tr w:rsidR="00AD79B6" w14:paraId="23EA52A2" w14:textId="77777777" w:rsidTr="00BC0ED4">
        <w:tc>
          <w:tcPr>
            <w:tcW w:w="2122" w:type="dxa"/>
          </w:tcPr>
          <w:p w14:paraId="1FBFB167" w14:textId="77777777" w:rsidR="00AD79B6" w:rsidRDefault="00AD79B6" w:rsidP="00BC0ED4">
            <w:r>
              <w:rPr>
                <w:rFonts w:hint="eastAsia"/>
              </w:rPr>
              <w:t>備考</w:t>
            </w:r>
          </w:p>
        </w:tc>
        <w:tc>
          <w:tcPr>
            <w:tcW w:w="6372" w:type="dxa"/>
          </w:tcPr>
          <w:p w14:paraId="180571C5" w14:textId="1414D789" w:rsidR="00AD79B6" w:rsidRDefault="00AD79B6" w:rsidP="00BC0ED4">
            <w:r>
              <w:rPr>
                <w:rFonts w:hint="eastAsia"/>
              </w:rPr>
              <w:t>電子化</w:t>
            </w:r>
            <w:r w:rsidR="00935F12">
              <w:rPr>
                <w:rFonts w:hint="eastAsia"/>
              </w:rPr>
              <w:t>文書のファイル名</w:t>
            </w:r>
            <w:r>
              <w:rPr>
                <w:rFonts w:hint="eastAsia"/>
              </w:rPr>
              <w:t>。</w:t>
            </w:r>
          </w:p>
        </w:tc>
      </w:tr>
    </w:tbl>
    <w:p w14:paraId="6F70CFF0" w14:textId="77777777" w:rsidR="00AD79B6" w:rsidRDefault="00AD79B6" w:rsidP="00AD79B6">
      <w:r>
        <w:br w:type="page"/>
      </w:r>
    </w:p>
    <w:p w14:paraId="07B6DA58" w14:textId="77777777" w:rsidR="00935F12" w:rsidRDefault="00935F12" w:rsidP="00935F12">
      <w:pPr>
        <w:pStyle w:val="a5"/>
        <w:jc w:val="center"/>
      </w:pPr>
      <w:r>
        <w:rPr>
          <w:rFonts w:hint="eastAsia"/>
        </w:rPr>
        <w:lastRenderedPageBreak/>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noProof/>
        </w:rPr>
        <w:t>14</w:t>
      </w:r>
      <w:r>
        <w:rPr>
          <w:rFonts w:hint="eastAsia"/>
        </w:rPr>
        <w:fldChar w:fldCharType="end"/>
      </w:r>
      <w:r>
        <w:rPr>
          <w:rFonts w:hint="eastAsia"/>
        </w:rPr>
        <w:t xml:space="preserve"> S03-C05</w:t>
      </w:r>
    </w:p>
    <w:tbl>
      <w:tblPr>
        <w:tblStyle w:val="af3"/>
        <w:tblW w:w="0" w:type="auto"/>
        <w:tblLook w:val="04A0" w:firstRow="1" w:lastRow="0" w:firstColumn="1" w:lastColumn="0" w:noHBand="0" w:noVBand="1"/>
      </w:tblPr>
      <w:tblGrid>
        <w:gridCol w:w="2122"/>
        <w:gridCol w:w="6372"/>
      </w:tblGrid>
      <w:tr w:rsidR="00935F12" w14:paraId="07EC1454" w14:textId="77777777" w:rsidTr="00935F12">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E32123" w14:textId="77777777" w:rsidR="00935F12" w:rsidRDefault="00935F12">
            <w:pPr>
              <w:rPr>
                <w:b/>
                <w:bCs/>
              </w:rPr>
            </w:pPr>
            <w:r>
              <w:rPr>
                <w:rFonts w:hint="eastAsia"/>
                <w:b/>
                <w:bCs/>
              </w:rPr>
              <w:t>名称</w:t>
            </w:r>
          </w:p>
        </w:tc>
        <w:tc>
          <w:tcPr>
            <w:tcW w:w="637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7AF3EA" w14:textId="77777777" w:rsidR="00935F12" w:rsidRDefault="00935F12">
            <w:pPr>
              <w:rPr>
                <w:b/>
                <w:bCs/>
              </w:rPr>
            </w:pPr>
            <w:r>
              <w:rPr>
                <w:rFonts w:hint="eastAsia"/>
                <w:b/>
                <w:bCs/>
              </w:rPr>
              <w:t>概要</w:t>
            </w:r>
          </w:p>
        </w:tc>
      </w:tr>
      <w:tr w:rsidR="00935F12" w14:paraId="34DC8919"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06D49677" w14:textId="77777777" w:rsidR="00935F12" w:rsidRDefault="00935F12">
            <w:r>
              <w:rPr>
                <w:rFonts w:hint="eastAsia"/>
              </w:rPr>
              <w:t>コード</w:t>
            </w:r>
          </w:p>
        </w:tc>
        <w:tc>
          <w:tcPr>
            <w:tcW w:w="6372" w:type="dxa"/>
            <w:tcBorders>
              <w:top w:val="single" w:sz="4" w:space="0" w:color="auto"/>
              <w:left w:val="single" w:sz="4" w:space="0" w:color="auto"/>
              <w:bottom w:val="single" w:sz="4" w:space="0" w:color="auto"/>
              <w:right w:val="single" w:sz="4" w:space="0" w:color="auto"/>
            </w:tcBorders>
            <w:hideMark/>
          </w:tcPr>
          <w:p w14:paraId="249CF7D6" w14:textId="77777777" w:rsidR="00935F12" w:rsidRDefault="00935F12">
            <w:r>
              <w:rPr>
                <w:rFonts w:hint="eastAsia"/>
              </w:rPr>
              <w:t>S03-C05</w:t>
            </w:r>
          </w:p>
        </w:tc>
      </w:tr>
      <w:tr w:rsidR="00935F12" w14:paraId="37A29CB9"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0B8456B2" w14:textId="77777777" w:rsidR="00935F12" w:rsidRDefault="00935F12">
            <w:r>
              <w:rPr>
                <w:rFonts w:hint="eastAsia"/>
              </w:rPr>
              <w:t>項目名</w:t>
            </w:r>
          </w:p>
        </w:tc>
        <w:tc>
          <w:tcPr>
            <w:tcW w:w="6372" w:type="dxa"/>
            <w:tcBorders>
              <w:top w:val="single" w:sz="4" w:space="0" w:color="auto"/>
              <w:left w:val="single" w:sz="4" w:space="0" w:color="auto"/>
              <w:bottom w:val="single" w:sz="4" w:space="0" w:color="auto"/>
              <w:right w:val="single" w:sz="4" w:space="0" w:color="auto"/>
            </w:tcBorders>
            <w:hideMark/>
          </w:tcPr>
          <w:p w14:paraId="6EFE94E2" w14:textId="77777777" w:rsidR="00935F12" w:rsidRDefault="00935F12">
            <w:r>
              <w:rPr>
                <w:rFonts w:hint="eastAsia"/>
              </w:rPr>
              <w:t>設置場所</w:t>
            </w:r>
          </w:p>
        </w:tc>
      </w:tr>
      <w:tr w:rsidR="00935F12" w14:paraId="59259F01"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746335C1" w14:textId="77777777" w:rsidR="00935F12" w:rsidRDefault="00935F12">
            <w:r>
              <w:rPr>
                <w:rFonts w:hint="eastAsia"/>
              </w:rPr>
              <w:t>形式</w:t>
            </w:r>
          </w:p>
        </w:tc>
        <w:tc>
          <w:tcPr>
            <w:tcW w:w="6372" w:type="dxa"/>
            <w:tcBorders>
              <w:top w:val="single" w:sz="4" w:space="0" w:color="auto"/>
              <w:left w:val="single" w:sz="4" w:space="0" w:color="auto"/>
              <w:bottom w:val="single" w:sz="4" w:space="0" w:color="auto"/>
              <w:right w:val="single" w:sz="4" w:space="0" w:color="auto"/>
            </w:tcBorders>
            <w:hideMark/>
          </w:tcPr>
          <w:p w14:paraId="1D121112" w14:textId="77777777" w:rsidR="00935F12" w:rsidRDefault="00935F12">
            <w:r>
              <w:rPr>
                <w:rFonts w:hint="eastAsia"/>
              </w:rPr>
              <w:t>テキストラベル</w:t>
            </w:r>
          </w:p>
        </w:tc>
      </w:tr>
      <w:tr w:rsidR="00935F12" w14:paraId="5AC25B1F"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351BD70" w14:textId="77777777" w:rsidR="00935F12" w:rsidRDefault="00935F12">
            <w:r>
              <w:rPr>
                <w:rFonts w:hint="eastAsia"/>
              </w:rPr>
              <w:t>必須</w:t>
            </w:r>
          </w:p>
        </w:tc>
        <w:tc>
          <w:tcPr>
            <w:tcW w:w="6372" w:type="dxa"/>
            <w:tcBorders>
              <w:top w:val="single" w:sz="4" w:space="0" w:color="auto"/>
              <w:left w:val="single" w:sz="4" w:space="0" w:color="auto"/>
              <w:bottom w:val="single" w:sz="4" w:space="0" w:color="auto"/>
              <w:right w:val="single" w:sz="4" w:space="0" w:color="auto"/>
            </w:tcBorders>
            <w:hideMark/>
          </w:tcPr>
          <w:p w14:paraId="41DD1D85" w14:textId="77777777" w:rsidR="00935F12" w:rsidRDefault="00935F12">
            <w:r>
              <w:rPr>
                <w:rFonts w:hint="eastAsia"/>
              </w:rPr>
              <w:t>YES</w:t>
            </w:r>
          </w:p>
        </w:tc>
      </w:tr>
      <w:tr w:rsidR="00935F12" w14:paraId="65FDBC7F"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6D2E8C00" w14:textId="77777777" w:rsidR="00935F12" w:rsidRDefault="00935F12">
            <w:r>
              <w:rPr>
                <w:rFonts w:hint="eastAsia"/>
              </w:rPr>
              <w:t>フォーマット</w:t>
            </w:r>
          </w:p>
        </w:tc>
        <w:tc>
          <w:tcPr>
            <w:tcW w:w="6372" w:type="dxa"/>
            <w:tcBorders>
              <w:top w:val="single" w:sz="4" w:space="0" w:color="auto"/>
              <w:left w:val="single" w:sz="4" w:space="0" w:color="auto"/>
              <w:bottom w:val="single" w:sz="4" w:space="0" w:color="auto"/>
              <w:right w:val="single" w:sz="4" w:space="0" w:color="auto"/>
            </w:tcBorders>
            <w:hideMark/>
          </w:tcPr>
          <w:p w14:paraId="2DBDD0BD" w14:textId="6A15FD15" w:rsidR="00935F12" w:rsidRDefault="00935F12">
            <w:r>
              <w:rPr>
                <w:rFonts w:hint="eastAsia"/>
              </w:rPr>
              <w:t>半角・全角文字列</w:t>
            </w:r>
          </w:p>
        </w:tc>
      </w:tr>
      <w:tr w:rsidR="00935F12" w14:paraId="6CE5EA19"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52354C2C" w14:textId="77777777" w:rsidR="00935F12" w:rsidRDefault="00935F12">
            <w:r>
              <w:rPr>
                <w:rFonts w:hint="eastAsia"/>
              </w:rPr>
              <w:t>桁数</w:t>
            </w:r>
          </w:p>
        </w:tc>
        <w:tc>
          <w:tcPr>
            <w:tcW w:w="6372" w:type="dxa"/>
            <w:tcBorders>
              <w:top w:val="single" w:sz="4" w:space="0" w:color="auto"/>
              <w:left w:val="single" w:sz="4" w:space="0" w:color="auto"/>
              <w:bottom w:val="single" w:sz="4" w:space="0" w:color="auto"/>
              <w:right w:val="single" w:sz="4" w:space="0" w:color="auto"/>
            </w:tcBorders>
            <w:hideMark/>
          </w:tcPr>
          <w:p w14:paraId="61B80D5F" w14:textId="77777777" w:rsidR="00935F12" w:rsidRDefault="00935F12">
            <w:r>
              <w:rPr>
                <w:rFonts w:hint="eastAsia"/>
              </w:rPr>
              <w:t>指定なし</w:t>
            </w:r>
          </w:p>
        </w:tc>
      </w:tr>
      <w:tr w:rsidR="00935F12" w14:paraId="3945509E"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4B52B333" w14:textId="77777777" w:rsidR="00935F12" w:rsidRDefault="00935F12">
            <w:r>
              <w:rPr>
                <w:rFonts w:hint="eastAsia"/>
              </w:rPr>
              <w:t>下限</w:t>
            </w:r>
          </w:p>
        </w:tc>
        <w:tc>
          <w:tcPr>
            <w:tcW w:w="6372" w:type="dxa"/>
            <w:tcBorders>
              <w:top w:val="single" w:sz="4" w:space="0" w:color="auto"/>
              <w:left w:val="single" w:sz="4" w:space="0" w:color="auto"/>
              <w:bottom w:val="single" w:sz="4" w:space="0" w:color="auto"/>
              <w:right w:val="single" w:sz="4" w:space="0" w:color="auto"/>
            </w:tcBorders>
            <w:hideMark/>
          </w:tcPr>
          <w:p w14:paraId="3EB17794" w14:textId="77777777" w:rsidR="00935F12" w:rsidRDefault="00935F12">
            <w:r>
              <w:rPr>
                <w:rFonts w:hint="eastAsia"/>
              </w:rPr>
              <w:t>指定なし</w:t>
            </w:r>
          </w:p>
        </w:tc>
      </w:tr>
      <w:tr w:rsidR="00935F12" w14:paraId="2310368C"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33328DCC" w14:textId="77777777" w:rsidR="00935F12" w:rsidRDefault="00935F12">
            <w:r>
              <w:rPr>
                <w:rFonts w:hint="eastAsia"/>
              </w:rPr>
              <w:t>上限</w:t>
            </w:r>
          </w:p>
        </w:tc>
        <w:tc>
          <w:tcPr>
            <w:tcW w:w="6372" w:type="dxa"/>
            <w:tcBorders>
              <w:top w:val="single" w:sz="4" w:space="0" w:color="auto"/>
              <w:left w:val="single" w:sz="4" w:space="0" w:color="auto"/>
              <w:bottom w:val="single" w:sz="4" w:space="0" w:color="auto"/>
              <w:right w:val="single" w:sz="4" w:space="0" w:color="auto"/>
            </w:tcBorders>
            <w:hideMark/>
          </w:tcPr>
          <w:p w14:paraId="3576A121" w14:textId="77777777" w:rsidR="00935F12" w:rsidRDefault="00935F12">
            <w:r>
              <w:rPr>
                <w:rFonts w:hint="eastAsia"/>
              </w:rPr>
              <w:t>指定なし</w:t>
            </w:r>
          </w:p>
        </w:tc>
      </w:tr>
      <w:tr w:rsidR="00935F12" w14:paraId="1063D645"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40095E3E" w14:textId="77777777" w:rsidR="00935F12" w:rsidRDefault="00935F12">
            <w:r>
              <w:rPr>
                <w:rFonts w:hint="eastAsia"/>
              </w:rPr>
              <w:t>プレースホルダ</w:t>
            </w:r>
          </w:p>
        </w:tc>
        <w:tc>
          <w:tcPr>
            <w:tcW w:w="6372" w:type="dxa"/>
            <w:tcBorders>
              <w:top w:val="single" w:sz="4" w:space="0" w:color="auto"/>
              <w:left w:val="single" w:sz="4" w:space="0" w:color="auto"/>
              <w:bottom w:val="single" w:sz="4" w:space="0" w:color="auto"/>
              <w:right w:val="single" w:sz="4" w:space="0" w:color="auto"/>
            </w:tcBorders>
            <w:hideMark/>
          </w:tcPr>
          <w:p w14:paraId="42715201" w14:textId="77777777" w:rsidR="00935F12" w:rsidRDefault="00935F12">
            <w:r>
              <w:rPr>
                <w:rFonts w:hint="eastAsia"/>
              </w:rPr>
              <w:t>指定なし</w:t>
            </w:r>
          </w:p>
        </w:tc>
      </w:tr>
      <w:tr w:rsidR="00935F12" w14:paraId="49F33F43"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611FC9BD" w14:textId="77777777" w:rsidR="00935F12" w:rsidRDefault="00935F12">
            <w:r>
              <w:rPr>
                <w:rFonts w:hint="eastAsia"/>
              </w:rPr>
              <w:t>初期値</w:t>
            </w:r>
          </w:p>
        </w:tc>
        <w:tc>
          <w:tcPr>
            <w:tcW w:w="6372" w:type="dxa"/>
            <w:tcBorders>
              <w:top w:val="single" w:sz="4" w:space="0" w:color="auto"/>
              <w:left w:val="single" w:sz="4" w:space="0" w:color="auto"/>
              <w:bottom w:val="single" w:sz="4" w:space="0" w:color="auto"/>
              <w:right w:val="single" w:sz="4" w:space="0" w:color="auto"/>
            </w:tcBorders>
            <w:hideMark/>
          </w:tcPr>
          <w:p w14:paraId="1B8B4C1A" w14:textId="77777777" w:rsidR="00935F12" w:rsidRDefault="00935F12">
            <w:r>
              <w:rPr>
                <w:rFonts w:hint="eastAsia"/>
              </w:rPr>
              <w:t>指定なし</w:t>
            </w:r>
          </w:p>
        </w:tc>
      </w:tr>
      <w:tr w:rsidR="00935F12" w14:paraId="3EECE031"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3CEC190" w14:textId="77777777" w:rsidR="00935F12" w:rsidRDefault="00935F12">
            <w:r>
              <w:rPr>
                <w:rFonts w:hint="eastAsia"/>
              </w:rPr>
              <w:t>備考</w:t>
            </w:r>
          </w:p>
        </w:tc>
        <w:tc>
          <w:tcPr>
            <w:tcW w:w="6372" w:type="dxa"/>
            <w:tcBorders>
              <w:top w:val="single" w:sz="4" w:space="0" w:color="auto"/>
              <w:left w:val="single" w:sz="4" w:space="0" w:color="auto"/>
              <w:bottom w:val="single" w:sz="4" w:space="0" w:color="auto"/>
              <w:right w:val="single" w:sz="4" w:space="0" w:color="auto"/>
            </w:tcBorders>
            <w:hideMark/>
          </w:tcPr>
          <w:p w14:paraId="7DE46B14" w14:textId="77777777" w:rsidR="00935F12" w:rsidRDefault="00935F12">
            <w:r>
              <w:rPr>
                <w:rFonts w:hint="eastAsia"/>
              </w:rPr>
              <w:t>文書をスキャンしたMFPの設置場所。</w:t>
            </w:r>
          </w:p>
        </w:tc>
      </w:tr>
    </w:tbl>
    <w:p w14:paraId="20619071" w14:textId="77777777" w:rsidR="00935F12" w:rsidRDefault="00935F12" w:rsidP="00935F12"/>
    <w:p w14:paraId="59EF1451" w14:textId="77777777" w:rsidR="00935F12" w:rsidRDefault="00935F12" w:rsidP="00935F12">
      <w:pPr>
        <w:pStyle w:val="a5"/>
        <w:jc w:val="center"/>
      </w:pPr>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noProof/>
        </w:rPr>
        <w:t>15</w:t>
      </w:r>
      <w:r>
        <w:rPr>
          <w:rFonts w:hint="eastAsia"/>
        </w:rPr>
        <w:fldChar w:fldCharType="end"/>
      </w:r>
      <w:r>
        <w:rPr>
          <w:rFonts w:hint="eastAsia"/>
        </w:rPr>
        <w:t xml:space="preserve"> S03-C06</w:t>
      </w:r>
    </w:p>
    <w:tbl>
      <w:tblPr>
        <w:tblStyle w:val="af3"/>
        <w:tblW w:w="0" w:type="auto"/>
        <w:tblLook w:val="04A0" w:firstRow="1" w:lastRow="0" w:firstColumn="1" w:lastColumn="0" w:noHBand="0" w:noVBand="1"/>
      </w:tblPr>
      <w:tblGrid>
        <w:gridCol w:w="2122"/>
        <w:gridCol w:w="6372"/>
      </w:tblGrid>
      <w:tr w:rsidR="00935F12" w14:paraId="4E07BBAF" w14:textId="77777777" w:rsidTr="00935F12">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B5C64" w14:textId="77777777" w:rsidR="00935F12" w:rsidRDefault="00935F12">
            <w:pPr>
              <w:rPr>
                <w:b/>
                <w:bCs/>
              </w:rPr>
            </w:pPr>
            <w:r>
              <w:rPr>
                <w:rFonts w:hint="eastAsia"/>
                <w:b/>
                <w:bCs/>
              </w:rPr>
              <w:t>名称</w:t>
            </w:r>
          </w:p>
        </w:tc>
        <w:tc>
          <w:tcPr>
            <w:tcW w:w="637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44308F" w14:textId="77777777" w:rsidR="00935F12" w:rsidRDefault="00935F12">
            <w:pPr>
              <w:rPr>
                <w:b/>
                <w:bCs/>
              </w:rPr>
            </w:pPr>
            <w:r>
              <w:rPr>
                <w:rFonts w:hint="eastAsia"/>
                <w:b/>
                <w:bCs/>
              </w:rPr>
              <w:t>概要</w:t>
            </w:r>
          </w:p>
        </w:tc>
      </w:tr>
      <w:tr w:rsidR="00935F12" w14:paraId="02E7ED18"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9B80B55" w14:textId="77777777" w:rsidR="00935F12" w:rsidRDefault="00935F12">
            <w:r>
              <w:rPr>
                <w:rFonts w:hint="eastAsia"/>
              </w:rPr>
              <w:t>コード</w:t>
            </w:r>
          </w:p>
        </w:tc>
        <w:tc>
          <w:tcPr>
            <w:tcW w:w="6372" w:type="dxa"/>
            <w:tcBorders>
              <w:top w:val="single" w:sz="4" w:space="0" w:color="auto"/>
              <w:left w:val="single" w:sz="4" w:space="0" w:color="auto"/>
              <w:bottom w:val="single" w:sz="4" w:space="0" w:color="auto"/>
              <w:right w:val="single" w:sz="4" w:space="0" w:color="auto"/>
            </w:tcBorders>
            <w:hideMark/>
          </w:tcPr>
          <w:p w14:paraId="44977ECA" w14:textId="77777777" w:rsidR="00935F12" w:rsidRDefault="00935F12">
            <w:r>
              <w:rPr>
                <w:rFonts w:hint="eastAsia"/>
              </w:rPr>
              <w:t>S03-C06</w:t>
            </w:r>
          </w:p>
        </w:tc>
      </w:tr>
      <w:tr w:rsidR="00935F12" w14:paraId="04113A03"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67F5FCD" w14:textId="77777777" w:rsidR="00935F12" w:rsidRDefault="00935F12">
            <w:r>
              <w:rPr>
                <w:rFonts w:hint="eastAsia"/>
              </w:rPr>
              <w:t>項目名</w:t>
            </w:r>
          </w:p>
        </w:tc>
        <w:tc>
          <w:tcPr>
            <w:tcW w:w="6372" w:type="dxa"/>
            <w:tcBorders>
              <w:top w:val="single" w:sz="4" w:space="0" w:color="auto"/>
              <w:left w:val="single" w:sz="4" w:space="0" w:color="auto"/>
              <w:bottom w:val="single" w:sz="4" w:space="0" w:color="auto"/>
              <w:right w:val="single" w:sz="4" w:space="0" w:color="auto"/>
            </w:tcBorders>
            <w:hideMark/>
          </w:tcPr>
          <w:p w14:paraId="2F8B0A27" w14:textId="77777777" w:rsidR="00935F12" w:rsidRDefault="00935F12">
            <w:r>
              <w:rPr>
                <w:rFonts w:hint="eastAsia"/>
              </w:rPr>
              <w:t>MIMEタイプ</w:t>
            </w:r>
          </w:p>
        </w:tc>
      </w:tr>
      <w:tr w:rsidR="00935F12" w14:paraId="515AB947"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23EB2F47" w14:textId="77777777" w:rsidR="00935F12" w:rsidRDefault="00935F12">
            <w:r>
              <w:rPr>
                <w:rFonts w:hint="eastAsia"/>
              </w:rPr>
              <w:t>形式</w:t>
            </w:r>
          </w:p>
        </w:tc>
        <w:tc>
          <w:tcPr>
            <w:tcW w:w="6372" w:type="dxa"/>
            <w:tcBorders>
              <w:top w:val="single" w:sz="4" w:space="0" w:color="auto"/>
              <w:left w:val="single" w:sz="4" w:space="0" w:color="auto"/>
              <w:bottom w:val="single" w:sz="4" w:space="0" w:color="auto"/>
              <w:right w:val="single" w:sz="4" w:space="0" w:color="auto"/>
            </w:tcBorders>
            <w:hideMark/>
          </w:tcPr>
          <w:p w14:paraId="10817463" w14:textId="77777777" w:rsidR="00935F12" w:rsidRDefault="00935F12">
            <w:r>
              <w:rPr>
                <w:rFonts w:hint="eastAsia"/>
              </w:rPr>
              <w:t>テキストラベル</w:t>
            </w:r>
          </w:p>
        </w:tc>
      </w:tr>
      <w:tr w:rsidR="00935F12" w14:paraId="0DAF66D9"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2082C54B" w14:textId="77777777" w:rsidR="00935F12" w:rsidRDefault="00935F12">
            <w:r>
              <w:rPr>
                <w:rFonts w:hint="eastAsia"/>
              </w:rPr>
              <w:t>必須</w:t>
            </w:r>
          </w:p>
        </w:tc>
        <w:tc>
          <w:tcPr>
            <w:tcW w:w="6372" w:type="dxa"/>
            <w:tcBorders>
              <w:top w:val="single" w:sz="4" w:space="0" w:color="auto"/>
              <w:left w:val="single" w:sz="4" w:space="0" w:color="auto"/>
              <w:bottom w:val="single" w:sz="4" w:space="0" w:color="auto"/>
              <w:right w:val="single" w:sz="4" w:space="0" w:color="auto"/>
            </w:tcBorders>
            <w:hideMark/>
          </w:tcPr>
          <w:p w14:paraId="53D78252" w14:textId="77777777" w:rsidR="00935F12" w:rsidRDefault="00935F12">
            <w:r>
              <w:rPr>
                <w:rFonts w:hint="eastAsia"/>
              </w:rPr>
              <w:t>YES</w:t>
            </w:r>
          </w:p>
        </w:tc>
      </w:tr>
      <w:tr w:rsidR="00935F12" w14:paraId="691D60AF"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D094B41" w14:textId="77777777" w:rsidR="00935F12" w:rsidRDefault="00935F12">
            <w:r>
              <w:rPr>
                <w:rFonts w:hint="eastAsia"/>
              </w:rPr>
              <w:t>フォーマット</w:t>
            </w:r>
          </w:p>
        </w:tc>
        <w:tc>
          <w:tcPr>
            <w:tcW w:w="6372" w:type="dxa"/>
            <w:tcBorders>
              <w:top w:val="single" w:sz="4" w:space="0" w:color="auto"/>
              <w:left w:val="single" w:sz="4" w:space="0" w:color="auto"/>
              <w:bottom w:val="single" w:sz="4" w:space="0" w:color="auto"/>
              <w:right w:val="single" w:sz="4" w:space="0" w:color="auto"/>
            </w:tcBorders>
            <w:hideMark/>
          </w:tcPr>
          <w:p w14:paraId="0898CDD7" w14:textId="1E6B17D1" w:rsidR="00935F12" w:rsidRDefault="00935F12">
            <w:r>
              <w:rPr>
                <w:rFonts w:hint="eastAsia"/>
              </w:rPr>
              <w:t>半角・全角文字列</w:t>
            </w:r>
          </w:p>
        </w:tc>
      </w:tr>
      <w:tr w:rsidR="00935F12" w14:paraId="11A34FF8"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27130087" w14:textId="77777777" w:rsidR="00935F12" w:rsidRDefault="00935F12">
            <w:r>
              <w:rPr>
                <w:rFonts w:hint="eastAsia"/>
              </w:rPr>
              <w:t>桁数</w:t>
            </w:r>
          </w:p>
        </w:tc>
        <w:tc>
          <w:tcPr>
            <w:tcW w:w="6372" w:type="dxa"/>
            <w:tcBorders>
              <w:top w:val="single" w:sz="4" w:space="0" w:color="auto"/>
              <w:left w:val="single" w:sz="4" w:space="0" w:color="auto"/>
              <w:bottom w:val="single" w:sz="4" w:space="0" w:color="auto"/>
              <w:right w:val="single" w:sz="4" w:space="0" w:color="auto"/>
            </w:tcBorders>
            <w:hideMark/>
          </w:tcPr>
          <w:p w14:paraId="1F08048D" w14:textId="77777777" w:rsidR="00935F12" w:rsidRDefault="00935F12">
            <w:r>
              <w:rPr>
                <w:rFonts w:hint="eastAsia"/>
              </w:rPr>
              <w:t>指定なし</w:t>
            </w:r>
          </w:p>
        </w:tc>
      </w:tr>
      <w:tr w:rsidR="00935F12" w14:paraId="4E9CE2C4"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413FA028" w14:textId="77777777" w:rsidR="00935F12" w:rsidRDefault="00935F12">
            <w:r>
              <w:rPr>
                <w:rFonts w:hint="eastAsia"/>
              </w:rPr>
              <w:t>下限</w:t>
            </w:r>
          </w:p>
        </w:tc>
        <w:tc>
          <w:tcPr>
            <w:tcW w:w="6372" w:type="dxa"/>
            <w:tcBorders>
              <w:top w:val="single" w:sz="4" w:space="0" w:color="auto"/>
              <w:left w:val="single" w:sz="4" w:space="0" w:color="auto"/>
              <w:bottom w:val="single" w:sz="4" w:space="0" w:color="auto"/>
              <w:right w:val="single" w:sz="4" w:space="0" w:color="auto"/>
            </w:tcBorders>
            <w:hideMark/>
          </w:tcPr>
          <w:p w14:paraId="40EFE7D0" w14:textId="77777777" w:rsidR="00935F12" w:rsidRDefault="00935F12">
            <w:r>
              <w:rPr>
                <w:rFonts w:hint="eastAsia"/>
              </w:rPr>
              <w:t>指定なし</w:t>
            </w:r>
          </w:p>
        </w:tc>
      </w:tr>
      <w:tr w:rsidR="00935F12" w14:paraId="1BB260C9"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73B448A0" w14:textId="77777777" w:rsidR="00935F12" w:rsidRDefault="00935F12">
            <w:r>
              <w:rPr>
                <w:rFonts w:hint="eastAsia"/>
              </w:rPr>
              <w:t>上限</w:t>
            </w:r>
          </w:p>
        </w:tc>
        <w:tc>
          <w:tcPr>
            <w:tcW w:w="6372" w:type="dxa"/>
            <w:tcBorders>
              <w:top w:val="single" w:sz="4" w:space="0" w:color="auto"/>
              <w:left w:val="single" w:sz="4" w:space="0" w:color="auto"/>
              <w:bottom w:val="single" w:sz="4" w:space="0" w:color="auto"/>
              <w:right w:val="single" w:sz="4" w:space="0" w:color="auto"/>
            </w:tcBorders>
            <w:hideMark/>
          </w:tcPr>
          <w:p w14:paraId="665310A4" w14:textId="77777777" w:rsidR="00935F12" w:rsidRDefault="00935F12">
            <w:r>
              <w:rPr>
                <w:rFonts w:hint="eastAsia"/>
              </w:rPr>
              <w:t>指定なし</w:t>
            </w:r>
          </w:p>
        </w:tc>
      </w:tr>
      <w:tr w:rsidR="00935F12" w14:paraId="5888E665"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2537C681" w14:textId="77777777" w:rsidR="00935F12" w:rsidRDefault="00935F12">
            <w:r>
              <w:rPr>
                <w:rFonts w:hint="eastAsia"/>
              </w:rPr>
              <w:t>プレースホルダ</w:t>
            </w:r>
          </w:p>
        </w:tc>
        <w:tc>
          <w:tcPr>
            <w:tcW w:w="6372" w:type="dxa"/>
            <w:tcBorders>
              <w:top w:val="single" w:sz="4" w:space="0" w:color="auto"/>
              <w:left w:val="single" w:sz="4" w:space="0" w:color="auto"/>
              <w:bottom w:val="single" w:sz="4" w:space="0" w:color="auto"/>
              <w:right w:val="single" w:sz="4" w:space="0" w:color="auto"/>
            </w:tcBorders>
            <w:hideMark/>
          </w:tcPr>
          <w:p w14:paraId="67C70147" w14:textId="77777777" w:rsidR="00935F12" w:rsidRDefault="00935F12">
            <w:r>
              <w:rPr>
                <w:rFonts w:hint="eastAsia"/>
              </w:rPr>
              <w:t>指定なし</w:t>
            </w:r>
          </w:p>
        </w:tc>
      </w:tr>
      <w:tr w:rsidR="00935F12" w14:paraId="4CFB4099"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6FB9639" w14:textId="77777777" w:rsidR="00935F12" w:rsidRDefault="00935F12">
            <w:r>
              <w:rPr>
                <w:rFonts w:hint="eastAsia"/>
              </w:rPr>
              <w:t>初期値</w:t>
            </w:r>
          </w:p>
        </w:tc>
        <w:tc>
          <w:tcPr>
            <w:tcW w:w="6372" w:type="dxa"/>
            <w:tcBorders>
              <w:top w:val="single" w:sz="4" w:space="0" w:color="auto"/>
              <w:left w:val="single" w:sz="4" w:space="0" w:color="auto"/>
              <w:bottom w:val="single" w:sz="4" w:space="0" w:color="auto"/>
              <w:right w:val="single" w:sz="4" w:space="0" w:color="auto"/>
            </w:tcBorders>
            <w:hideMark/>
          </w:tcPr>
          <w:p w14:paraId="4CBEC0E7" w14:textId="77777777" w:rsidR="00935F12" w:rsidRDefault="00935F12">
            <w:r>
              <w:rPr>
                <w:rFonts w:hint="eastAsia"/>
              </w:rPr>
              <w:t>指定なし</w:t>
            </w:r>
          </w:p>
        </w:tc>
      </w:tr>
      <w:tr w:rsidR="00935F12" w14:paraId="2CB7DA51"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5DEA0FE3" w14:textId="77777777" w:rsidR="00935F12" w:rsidRDefault="00935F12">
            <w:r>
              <w:rPr>
                <w:rFonts w:hint="eastAsia"/>
              </w:rPr>
              <w:t>備考</w:t>
            </w:r>
          </w:p>
        </w:tc>
        <w:tc>
          <w:tcPr>
            <w:tcW w:w="6372" w:type="dxa"/>
            <w:tcBorders>
              <w:top w:val="single" w:sz="4" w:space="0" w:color="auto"/>
              <w:left w:val="single" w:sz="4" w:space="0" w:color="auto"/>
              <w:bottom w:val="single" w:sz="4" w:space="0" w:color="auto"/>
              <w:right w:val="single" w:sz="4" w:space="0" w:color="auto"/>
            </w:tcBorders>
            <w:hideMark/>
          </w:tcPr>
          <w:p w14:paraId="77705D4A" w14:textId="77777777" w:rsidR="00935F12" w:rsidRDefault="00935F12">
            <w:r>
              <w:rPr>
                <w:rFonts w:hint="eastAsia"/>
              </w:rPr>
              <w:t>電子化文書のファイルフォーマット。</w:t>
            </w:r>
          </w:p>
        </w:tc>
      </w:tr>
    </w:tbl>
    <w:p w14:paraId="243F27C6" w14:textId="77777777" w:rsidR="00935F12" w:rsidRDefault="00935F12" w:rsidP="00935F12"/>
    <w:p w14:paraId="25E5A24F" w14:textId="77777777" w:rsidR="00935F12" w:rsidRDefault="00935F12" w:rsidP="00935F12">
      <w:r>
        <w:rPr>
          <w:rFonts w:hint="eastAsia"/>
        </w:rPr>
        <w:br w:type="page"/>
      </w:r>
    </w:p>
    <w:p w14:paraId="6D272C76" w14:textId="77777777" w:rsidR="00935F12" w:rsidRDefault="00935F12" w:rsidP="00935F12">
      <w:pPr>
        <w:pStyle w:val="a5"/>
        <w:jc w:val="center"/>
      </w:pPr>
      <w:r>
        <w:rPr>
          <w:rFonts w:hint="eastAsia"/>
        </w:rPr>
        <w:lastRenderedPageBreak/>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noProof/>
        </w:rPr>
        <w:t>16</w:t>
      </w:r>
      <w:r>
        <w:rPr>
          <w:rFonts w:hint="eastAsia"/>
        </w:rPr>
        <w:fldChar w:fldCharType="end"/>
      </w:r>
      <w:r>
        <w:rPr>
          <w:rFonts w:hint="eastAsia"/>
        </w:rPr>
        <w:t xml:space="preserve"> S03-C07</w:t>
      </w:r>
    </w:p>
    <w:tbl>
      <w:tblPr>
        <w:tblStyle w:val="af3"/>
        <w:tblW w:w="0" w:type="auto"/>
        <w:tblLook w:val="04A0" w:firstRow="1" w:lastRow="0" w:firstColumn="1" w:lastColumn="0" w:noHBand="0" w:noVBand="1"/>
      </w:tblPr>
      <w:tblGrid>
        <w:gridCol w:w="2122"/>
        <w:gridCol w:w="6372"/>
      </w:tblGrid>
      <w:tr w:rsidR="00935F12" w14:paraId="024D2B94" w14:textId="77777777" w:rsidTr="00935F12">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E19412" w14:textId="77777777" w:rsidR="00935F12" w:rsidRDefault="00935F12">
            <w:pPr>
              <w:rPr>
                <w:b/>
                <w:bCs/>
              </w:rPr>
            </w:pPr>
            <w:r>
              <w:rPr>
                <w:rFonts w:hint="eastAsia"/>
                <w:b/>
                <w:bCs/>
              </w:rPr>
              <w:t>名称</w:t>
            </w:r>
          </w:p>
        </w:tc>
        <w:tc>
          <w:tcPr>
            <w:tcW w:w="637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FA2AE9" w14:textId="77777777" w:rsidR="00935F12" w:rsidRDefault="00935F12">
            <w:pPr>
              <w:rPr>
                <w:b/>
                <w:bCs/>
              </w:rPr>
            </w:pPr>
            <w:r>
              <w:rPr>
                <w:rFonts w:hint="eastAsia"/>
                <w:b/>
                <w:bCs/>
              </w:rPr>
              <w:t>概要</w:t>
            </w:r>
          </w:p>
        </w:tc>
      </w:tr>
      <w:tr w:rsidR="00935F12" w14:paraId="740F3B2C"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658D74DA" w14:textId="77777777" w:rsidR="00935F12" w:rsidRDefault="00935F12">
            <w:r>
              <w:rPr>
                <w:rFonts w:hint="eastAsia"/>
              </w:rPr>
              <w:t>コード</w:t>
            </w:r>
          </w:p>
        </w:tc>
        <w:tc>
          <w:tcPr>
            <w:tcW w:w="6372" w:type="dxa"/>
            <w:tcBorders>
              <w:top w:val="single" w:sz="4" w:space="0" w:color="auto"/>
              <w:left w:val="single" w:sz="4" w:space="0" w:color="auto"/>
              <w:bottom w:val="single" w:sz="4" w:space="0" w:color="auto"/>
              <w:right w:val="single" w:sz="4" w:space="0" w:color="auto"/>
            </w:tcBorders>
            <w:hideMark/>
          </w:tcPr>
          <w:p w14:paraId="7EC8AFDA" w14:textId="77777777" w:rsidR="00935F12" w:rsidRDefault="00935F12">
            <w:r>
              <w:rPr>
                <w:rFonts w:hint="eastAsia"/>
              </w:rPr>
              <w:t>S03-C07</w:t>
            </w:r>
          </w:p>
        </w:tc>
      </w:tr>
      <w:tr w:rsidR="00935F12" w14:paraId="2B7C8ABF"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075E064B" w14:textId="77777777" w:rsidR="00935F12" w:rsidRDefault="00935F12">
            <w:r>
              <w:rPr>
                <w:rFonts w:hint="eastAsia"/>
              </w:rPr>
              <w:t>項目名</w:t>
            </w:r>
          </w:p>
        </w:tc>
        <w:tc>
          <w:tcPr>
            <w:tcW w:w="6372" w:type="dxa"/>
            <w:tcBorders>
              <w:top w:val="single" w:sz="4" w:space="0" w:color="auto"/>
              <w:left w:val="single" w:sz="4" w:space="0" w:color="auto"/>
              <w:bottom w:val="single" w:sz="4" w:space="0" w:color="auto"/>
              <w:right w:val="single" w:sz="4" w:space="0" w:color="auto"/>
            </w:tcBorders>
            <w:hideMark/>
          </w:tcPr>
          <w:p w14:paraId="3D240FBD" w14:textId="77777777" w:rsidR="00935F12" w:rsidRDefault="00935F12">
            <w:r>
              <w:rPr>
                <w:rFonts w:hint="eastAsia"/>
              </w:rPr>
              <w:t>シリアル番号</w:t>
            </w:r>
          </w:p>
        </w:tc>
      </w:tr>
      <w:tr w:rsidR="00935F12" w14:paraId="712590EE"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63E386FE" w14:textId="77777777" w:rsidR="00935F12" w:rsidRDefault="00935F12">
            <w:r>
              <w:rPr>
                <w:rFonts w:hint="eastAsia"/>
              </w:rPr>
              <w:t>形式</w:t>
            </w:r>
          </w:p>
        </w:tc>
        <w:tc>
          <w:tcPr>
            <w:tcW w:w="6372" w:type="dxa"/>
            <w:tcBorders>
              <w:top w:val="single" w:sz="4" w:space="0" w:color="auto"/>
              <w:left w:val="single" w:sz="4" w:space="0" w:color="auto"/>
              <w:bottom w:val="single" w:sz="4" w:space="0" w:color="auto"/>
              <w:right w:val="single" w:sz="4" w:space="0" w:color="auto"/>
            </w:tcBorders>
            <w:hideMark/>
          </w:tcPr>
          <w:p w14:paraId="2ABEB4A9" w14:textId="77777777" w:rsidR="00935F12" w:rsidRDefault="00935F12">
            <w:r>
              <w:rPr>
                <w:rFonts w:hint="eastAsia"/>
              </w:rPr>
              <w:t>テキストラベル</w:t>
            </w:r>
          </w:p>
        </w:tc>
      </w:tr>
      <w:tr w:rsidR="00935F12" w14:paraId="5CA870B3"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4935FCFC" w14:textId="77777777" w:rsidR="00935F12" w:rsidRDefault="00935F12">
            <w:r>
              <w:rPr>
                <w:rFonts w:hint="eastAsia"/>
              </w:rPr>
              <w:t>必須</w:t>
            </w:r>
          </w:p>
        </w:tc>
        <w:tc>
          <w:tcPr>
            <w:tcW w:w="6372" w:type="dxa"/>
            <w:tcBorders>
              <w:top w:val="single" w:sz="4" w:space="0" w:color="auto"/>
              <w:left w:val="single" w:sz="4" w:space="0" w:color="auto"/>
              <w:bottom w:val="single" w:sz="4" w:space="0" w:color="auto"/>
              <w:right w:val="single" w:sz="4" w:space="0" w:color="auto"/>
            </w:tcBorders>
            <w:hideMark/>
          </w:tcPr>
          <w:p w14:paraId="37373992" w14:textId="77777777" w:rsidR="00935F12" w:rsidRDefault="00935F12">
            <w:r>
              <w:rPr>
                <w:rFonts w:hint="eastAsia"/>
              </w:rPr>
              <w:t>YES</w:t>
            </w:r>
          </w:p>
        </w:tc>
      </w:tr>
      <w:tr w:rsidR="00935F12" w14:paraId="2399A53A"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44F87AFD" w14:textId="77777777" w:rsidR="00935F12" w:rsidRDefault="00935F12">
            <w:r>
              <w:rPr>
                <w:rFonts w:hint="eastAsia"/>
              </w:rPr>
              <w:t>フォーマット</w:t>
            </w:r>
          </w:p>
        </w:tc>
        <w:tc>
          <w:tcPr>
            <w:tcW w:w="6372" w:type="dxa"/>
            <w:tcBorders>
              <w:top w:val="single" w:sz="4" w:space="0" w:color="auto"/>
              <w:left w:val="single" w:sz="4" w:space="0" w:color="auto"/>
              <w:bottom w:val="single" w:sz="4" w:space="0" w:color="auto"/>
              <w:right w:val="single" w:sz="4" w:space="0" w:color="auto"/>
            </w:tcBorders>
            <w:hideMark/>
          </w:tcPr>
          <w:p w14:paraId="0B930E56" w14:textId="3CA24D98" w:rsidR="00935F12" w:rsidRDefault="00935F12">
            <w:r>
              <w:rPr>
                <w:rFonts w:hint="eastAsia"/>
              </w:rPr>
              <w:t>半角・全角文字列</w:t>
            </w:r>
          </w:p>
        </w:tc>
      </w:tr>
      <w:tr w:rsidR="00935F12" w14:paraId="48F606EB"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58646D72" w14:textId="77777777" w:rsidR="00935F12" w:rsidRDefault="00935F12">
            <w:r>
              <w:rPr>
                <w:rFonts w:hint="eastAsia"/>
              </w:rPr>
              <w:t>桁数</w:t>
            </w:r>
          </w:p>
        </w:tc>
        <w:tc>
          <w:tcPr>
            <w:tcW w:w="6372" w:type="dxa"/>
            <w:tcBorders>
              <w:top w:val="single" w:sz="4" w:space="0" w:color="auto"/>
              <w:left w:val="single" w:sz="4" w:space="0" w:color="auto"/>
              <w:bottom w:val="single" w:sz="4" w:space="0" w:color="auto"/>
              <w:right w:val="single" w:sz="4" w:space="0" w:color="auto"/>
            </w:tcBorders>
            <w:hideMark/>
          </w:tcPr>
          <w:p w14:paraId="1FC7A447" w14:textId="77777777" w:rsidR="00935F12" w:rsidRDefault="00935F12">
            <w:r>
              <w:rPr>
                <w:rFonts w:hint="eastAsia"/>
              </w:rPr>
              <w:t>指定なし</w:t>
            </w:r>
          </w:p>
        </w:tc>
      </w:tr>
      <w:tr w:rsidR="00935F12" w14:paraId="49A756C5"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21743805" w14:textId="77777777" w:rsidR="00935F12" w:rsidRDefault="00935F12">
            <w:r>
              <w:rPr>
                <w:rFonts w:hint="eastAsia"/>
              </w:rPr>
              <w:t>下限</w:t>
            </w:r>
          </w:p>
        </w:tc>
        <w:tc>
          <w:tcPr>
            <w:tcW w:w="6372" w:type="dxa"/>
            <w:tcBorders>
              <w:top w:val="single" w:sz="4" w:space="0" w:color="auto"/>
              <w:left w:val="single" w:sz="4" w:space="0" w:color="auto"/>
              <w:bottom w:val="single" w:sz="4" w:space="0" w:color="auto"/>
              <w:right w:val="single" w:sz="4" w:space="0" w:color="auto"/>
            </w:tcBorders>
            <w:hideMark/>
          </w:tcPr>
          <w:p w14:paraId="0295D8B5" w14:textId="77777777" w:rsidR="00935F12" w:rsidRDefault="00935F12">
            <w:r>
              <w:rPr>
                <w:rFonts w:hint="eastAsia"/>
              </w:rPr>
              <w:t>指定なし</w:t>
            </w:r>
          </w:p>
        </w:tc>
      </w:tr>
      <w:tr w:rsidR="00935F12" w14:paraId="3E338347"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33B89431" w14:textId="77777777" w:rsidR="00935F12" w:rsidRDefault="00935F12">
            <w:r>
              <w:rPr>
                <w:rFonts w:hint="eastAsia"/>
              </w:rPr>
              <w:t>上限</w:t>
            </w:r>
          </w:p>
        </w:tc>
        <w:tc>
          <w:tcPr>
            <w:tcW w:w="6372" w:type="dxa"/>
            <w:tcBorders>
              <w:top w:val="single" w:sz="4" w:space="0" w:color="auto"/>
              <w:left w:val="single" w:sz="4" w:space="0" w:color="auto"/>
              <w:bottom w:val="single" w:sz="4" w:space="0" w:color="auto"/>
              <w:right w:val="single" w:sz="4" w:space="0" w:color="auto"/>
            </w:tcBorders>
            <w:hideMark/>
          </w:tcPr>
          <w:p w14:paraId="4B19F75D" w14:textId="77777777" w:rsidR="00935F12" w:rsidRDefault="00935F12">
            <w:r>
              <w:rPr>
                <w:rFonts w:hint="eastAsia"/>
              </w:rPr>
              <w:t>指定なし</w:t>
            </w:r>
          </w:p>
        </w:tc>
      </w:tr>
      <w:tr w:rsidR="00935F12" w14:paraId="614E2F13"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59400220" w14:textId="77777777" w:rsidR="00935F12" w:rsidRDefault="00935F12">
            <w:r>
              <w:rPr>
                <w:rFonts w:hint="eastAsia"/>
              </w:rPr>
              <w:t>プレースホルダ</w:t>
            </w:r>
          </w:p>
        </w:tc>
        <w:tc>
          <w:tcPr>
            <w:tcW w:w="6372" w:type="dxa"/>
            <w:tcBorders>
              <w:top w:val="single" w:sz="4" w:space="0" w:color="auto"/>
              <w:left w:val="single" w:sz="4" w:space="0" w:color="auto"/>
              <w:bottom w:val="single" w:sz="4" w:space="0" w:color="auto"/>
              <w:right w:val="single" w:sz="4" w:space="0" w:color="auto"/>
            </w:tcBorders>
            <w:hideMark/>
          </w:tcPr>
          <w:p w14:paraId="079E5C78" w14:textId="77777777" w:rsidR="00935F12" w:rsidRDefault="00935F12">
            <w:r>
              <w:rPr>
                <w:rFonts w:hint="eastAsia"/>
              </w:rPr>
              <w:t>指定なし</w:t>
            </w:r>
          </w:p>
        </w:tc>
      </w:tr>
      <w:tr w:rsidR="00935F12" w14:paraId="5A477917"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0F70D0AF" w14:textId="77777777" w:rsidR="00935F12" w:rsidRDefault="00935F12">
            <w:r>
              <w:rPr>
                <w:rFonts w:hint="eastAsia"/>
              </w:rPr>
              <w:t>初期値</w:t>
            </w:r>
          </w:p>
        </w:tc>
        <w:tc>
          <w:tcPr>
            <w:tcW w:w="6372" w:type="dxa"/>
            <w:tcBorders>
              <w:top w:val="single" w:sz="4" w:space="0" w:color="auto"/>
              <w:left w:val="single" w:sz="4" w:space="0" w:color="auto"/>
              <w:bottom w:val="single" w:sz="4" w:space="0" w:color="auto"/>
              <w:right w:val="single" w:sz="4" w:space="0" w:color="auto"/>
            </w:tcBorders>
            <w:hideMark/>
          </w:tcPr>
          <w:p w14:paraId="760288D0" w14:textId="77777777" w:rsidR="00935F12" w:rsidRDefault="00935F12">
            <w:r>
              <w:rPr>
                <w:rFonts w:hint="eastAsia"/>
              </w:rPr>
              <w:t>指定なし</w:t>
            </w:r>
          </w:p>
        </w:tc>
      </w:tr>
      <w:tr w:rsidR="00935F12" w14:paraId="57B72023"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02FD45FE" w14:textId="77777777" w:rsidR="00935F12" w:rsidRDefault="00935F12">
            <w:r>
              <w:rPr>
                <w:rFonts w:hint="eastAsia"/>
              </w:rPr>
              <w:t>備考</w:t>
            </w:r>
          </w:p>
        </w:tc>
        <w:tc>
          <w:tcPr>
            <w:tcW w:w="6372" w:type="dxa"/>
            <w:tcBorders>
              <w:top w:val="single" w:sz="4" w:space="0" w:color="auto"/>
              <w:left w:val="single" w:sz="4" w:space="0" w:color="auto"/>
              <w:bottom w:val="single" w:sz="4" w:space="0" w:color="auto"/>
              <w:right w:val="single" w:sz="4" w:space="0" w:color="auto"/>
            </w:tcBorders>
            <w:hideMark/>
          </w:tcPr>
          <w:p w14:paraId="4972E48F" w14:textId="77777777" w:rsidR="00935F12" w:rsidRDefault="00935F12">
            <w:r>
              <w:rPr>
                <w:rFonts w:hint="eastAsia"/>
              </w:rPr>
              <w:t>文書をスキャンしたMFPのシリアル番号。</w:t>
            </w:r>
          </w:p>
        </w:tc>
      </w:tr>
    </w:tbl>
    <w:p w14:paraId="2758B58F" w14:textId="77777777" w:rsidR="00935F12" w:rsidRDefault="00935F12" w:rsidP="00935F12"/>
    <w:p w14:paraId="1139F66F" w14:textId="77777777" w:rsidR="00935F12" w:rsidRDefault="00935F12" w:rsidP="00935F12">
      <w:pPr>
        <w:pStyle w:val="a5"/>
        <w:jc w:val="center"/>
      </w:pPr>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noProof/>
        </w:rPr>
        <w:t>17</w:t>
      </w:r>
      <w:r>
        <w:rPr>
          <w:rFonts w:hint="eastAsia"/>
        </w:rPr>
        <w:fldChar w:fldCharType="end"/>
      </w:r>
      <w:r>
        <w:rPr>
          <w:rFonts w:hint="eastAsia"/>
        </w:rPr>
        <w:t xml:space="preserve"> S03-C08</w:t>
      </w:r>
    </w:p>
    <w:tbl>
      <w:tblPr>
        <w:tblStyle w:val="af3"/>
        <w:tblW w:w="0" w:type="auto"/>
        <w:tblLook w:val="04A0" w:firstRow="1" w:lastRow="0" w:firstColumn="1" w:lastColumn="0" w:noHBand="0" w:noVBand="1"/>
      </w:tblPr>
      <w:tblGrid>
        <w:gridCol w:w="2122"/>
        <w:gridCol w:w="6372"/>
      </w:tblGrid>
      <w:tr w:rsidR="00935F12" w14:paraId="11A275DF" w14:textId="77777777" w:rsidTr="00935F12">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AFBEBD" w14:textId="77777777" w:rsidR="00935F12" w:rsidRDefault="00935F12">
            <w:pPr>
              <w:rPr>
                <w:b/>
                <w:bCs/>
              </w:rPr>
            </w:pPr>
            <w:r>
              <w:rPr>
                <w:rFonts w:hint="eastAsia"/>
                <w:b/>
                <w:bCs/>
              </w:rPr>
              <w:t>名称</w:t>
            </w:r>
          </w:p>
        </w:tc>
        <w:tc>
          <w:tcPr>
            <w:tcW w:w="637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353E44" w14:textId="77777777" w:rsidR="00935F12" w:rsidRDefault="00935F12">
            <w:pPr>
              <w:rPr>
                <w:b/>
                <w:bCs/>
              </w:rPr>
            </w:pPr>
            <w:r>
              <w:rPr>
                <w:rFonts w:hint="eastAsia"/>
                <w:b/>
                <w:bCs/>
              </w:rPr>
              <w:t>概要</w:t>
            </w:r>
          </w:p>
        </w:tc>
      </w:tr>
      <w:tr w:rsidR="00935F12" w14:paraId="3FB81E21"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2090A436" w14:textId="77777777" w:rsidR="00935F12" w:rsidRDefault="00935F12">
            <w:r>
              <w:rPr>
                <w:rFonts w:hint="eastAsia"/>
              </w:rPr>
              <w:t>コード</w:t>
            </w:r>
          </w:p>
        </w:tc>
        <w:tc>
          <w:tcPr>
            <w:tcW w:w="6372" w:type="dxa"/>
            <w:tcBorders>
              <w:top w:val="single" w:sz="4" w:space="0" w:color="auto"/>
              <w:left w:val="single" w:sz="4" w:space="0" w:color="auto"/>
              <w:bottom w:val="single" w:sz="4" w:space="0" w:color="auto"/>
              <w:right w:val="single" w:sz="4" w:space="0" w:color="auto"/>
            </w:tcBorders>
            <w:hideMark/>
          </w:tcPr>
          <w:p w14:paraId="67F867EF" w14:textId="77777777" w:rsidR="00935F12" w:rsidRDefault="00935F12">
            <w:r>
              <w:rPr>
                <w:rFonts w:hint="eastAsia"/>
              </w:rPr>
              <w:t>S03-C08</w:t>
            </w:r>
          </w:p>
        </w:tc>
      </w:tr>
      <w:tr w:rsidR="00935F12" w14:paraId="2D7FDED6"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568BDD2" w14:textId="77777777" w:rsidR="00935F12" w:rsidRDefault="00935F12">
            <w:r>
              <w:rPr>
                <w:rFonts w:hint="eastAsia"/>
              </w:rPr>
              <w:t>項目名</w:t>
            </w:r>
          </w:p>
        </w:tc>
        <w:tc>
          <w:tcPr>
            <w:tcW w:w="6372" w:type="dxa"/>
            <w:tcBorders>
              <w:top w:val="single" w:sz="4" w:space="0" w:color="auto"/>
              <w:left w:val="single" w:sz="4" w:space="0" w:color="auto"/>
              <w:bottom w:val="single" w:sz="4" w:space="0" w:color="auto"/>
              <w:right w:val="single" w:sz="4" w:space="0" w:color="auto"/>
            </w:tcBorders>
            <w:hideMark/>
          </w:tcPr>
          <w:p w14:paraId="6E46CEFE" w14:textId="77777777" w:rsidR="00935F12" w:rsidRDefault="00935F12">
            <w:r>
              <w:rPr>
                <w:rFonts w:hint="eastAsia"/>
              </w:rPr>
              <w:t>文書スキャン日時</w:t>
            </w:r>
          </w:p>
        </w:tc>
      </w:tr>
      <w:tr w:rsidR="00935F12" w14:paraId="72288130"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D947543" w14:textId="77777777" w:rsidR="00935F12" w:rsidRDefault="00935F12">
            <w:r>
              <w:rPr>
                <w:rFonts w:hint="eastAsia"/>
              </w:rPr>
              <w:t>形式</w:t>
            </w:r>
          </w:p>
        </w:tc>
        <w:tc>
          <w:tcPr>
            <w:tcW w:w="6372" w:type="dxa"/>
            <w:tcBorders>
              <w:top w:val="single" w:sz="4" w:space="0" w:color="auto"/>
              <w:left w:val="single" w:sz="4" w:space="0" w:color="auto"/>
              <w:bottom w:val="single" w:sz="4" w:space="0" w:color="auto"/>
              <w:right w:val="single" w:sz="4" w:space="0" w:color="auto"/>
            </w:tcBorders>
            <w:hideMark/>
          </w:tcPr>
          <w:p w14:paraId="636343AF" w14:textId="77777777" w:rsidR="00935F12" w:rsidRDefault="00935F12">
            <w:r>
              <w:rPr>
                <w:rFonts w:hint="eastAsia"/>
              </w:rPr>
              <w:t>テキストラベル</w:t>
            </w:r>
          </w:p>
        </w:tc>
      </w:tr>
      <w:tr w:rsidR="00935F12" w14:paraId="3C1D1D0E"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6F10EDE" w14:textId="77777777" w:rsidR="00935F12" w:rsidRDefault="00935F12">
            <w:r>
              <w:rPr>
                <w:rFonts w:hint="eastAsia"/>
              </w:rPr>
              <w:t>必須</w:t>
            </w:r>
          </w:p>
        </w:tc>
        <w:tc>
          <w:tcPr>
            <w:tcW w:w="6372" w:type="dxa"/>
            <w:tcBorders>
              <w:top w:val="single" w:sz="4" w:space="0" w:color="auto"/>
              <w:left w:val="single" w:sz="4" w:space="0" w:color="auto"/>
              <w:bottom w:val="single" w:sz="4" w:space="0" w:color="auto"/>
              <w:right w:val="single" w:sz="4" w:space="0" w:color="auto"/>
            </w:tcBorders>
            <w:hideMark/>
          </w:tcPr>
          <w:p w14:paraId="38D41B03" w14:textId="77777777" w:rsidR="00935F12" w:rsidRDefault="00935F12">
            <w:r>
              <w:rPr>
                <w:rFonts w:hint="eastAsia"/>
              </w:rPr>
              <w:t>YES</w:t>
            </w:r>
          </w:p>
        </w:tc>
      </w:tr>
      <w:tr w:rsidR="00935F12" w14:paraId="1F336A4B"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43F06931" w14:textId="77777777" w:rsidR="00935F12" w:rsidRDefault="00935F12">
            <w:r>
              <w:rPr>
                <w:rFonts w:hint="eastAsia"/>
              </w:rPr>
              <w:t>フォーマット</w:t>
            </w:r>
          </w:p>
        </w:tc>
        <w:tc>
          <w:tcPr>
            <w:tcW w:w="6372" w:type="dxa"/>
            <w:tcBorders>
              <w:top w:val="single" w:sz="4" w:space="0" w:color="auto"/>
              <w:left w:val="single" w:sz="4" w:space="0" w:color="auto"/>
              <w:bottom w:val="single" w:sz="4" w:space="0" w:color="auto"/>
              <w:right w:val="single" w:sz="4" w:space="0" w:color="auto"/>
            </w:tcBorders>
            <w:hideMark/>
          </w:tcPr>
          <w:p w14:paraId="79006519" w14:textId="77777777" w:rsidR="00935F12" w:rsidRDefault="00935F12">
            <w:r>
              <w:rPr>
                <w:rFonts w:hint="eastAsia"/>
              </w:rPr>
              <w:t>日時 (YYYY年mm月dd日 HH:MM:ss)</w:t>
            </w:r>
          </w:p>
        </w:tc>
      </w:tr>
      <w:tr w:rsidR="00935F12" w14:paraId="007FCEB3"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2817C9E" w14:textId="77777777" w:rsidR="00935F12" w:rsidRDefault="00935F12">
            <w:r>
              <w:rPr>
                <w:rFonts w:hint="eastAsia"/>
              </w:rPr>
              <w:t>桁数</w:t>
            </w:r>
          </w:p>
        </w:tc>
        <w:tc>
          <w:tcPr>
            <w:tcW w:w="6372" w:type="dxa"/>
            <w:tcBorders>
              <w:top w:val="single" w:sz="4" w:space="0" w:color="auto"/>
              <w:left w:val="single" w:sz="4" w:space="0" w:color="auto"/>
              <w:bottom w:val="single" w:sz="4" w:space="0" w:color="auto"/>
              <w:right w:val="single" w:sz="4" w:space="0" w:color="auto"/>
            </w:tcBorders>
            <w:hideMark/>
          </w:tcPr>
          <w:p w14:paraId="0C9663D0" w14:textId="77777777" w:rsidR="00935F12" w:rsidRDefault="00935F12">
            <w:r>
              <w:rPr>
                <w:rFonts w:hint="eastAsia"/>
              </w:rPr>
              <w:t>指定なし</w:t>
            </w:r>
          </w:p>
        </w:tc>
      </w:tr>
      <w:tr w:rsidR="00935F12" w14:paraId="56EB9163"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42295BFB" w14:textId="77777777" w:rsidR="00935F12" w:rsidRDefault="00935F12">
            <w:r>
              <w:rPr>
                <w:rFonts w:hint="eastAsia"/>
              </w:rPr>
              <w:t>下限</w:t>
            </w:r>
          </w:p>
        </w:tc>
        <w:tc>
          <w:tcPr>
            <w:tcW w:w="6372" w:type="dxa"/>
            <w:tcBorders>
              <w:top w:val="single" w:sz="4" w:space="0" w:color="auto"/>
              <w:left w:val="single" w:sz="4" w:space="0" w:color="auto"/>
              <w:bottom w:val="single" w:sz="4" w:space="0" w:color="auto"/>
              <w:right w:val="single" w:sz="4" w:space="0" w:color="auto"/>
            </w:tcBorders>
            <w:hideMark/>
          </w:tcPr>
          <w:p w14:paraId="47BA7371" w14:textId="77777777" w:rsidR="00935F12" w:rsidRDefault="00935F12">
            <w:r>
              <w:rPr>
                <w:rFonts w:hint="eastAsia"/>
              </w:rPr>
              <w:t>指定なし</w:t>
            </w:r>
          </w:p>
        </w:tc>
      </w:tr>
      <w:tr w:rsidR="00935F12" w14:paraId="1C136F1C"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26356CEA" w14:textId="77777777" w:rsidR="00935F12" w:rsidRDefault="00935F12">
            <w:r>
              <w:rPr>
                <w:rFonts w:hint="eastAsia"/>
              </w:rPr>
              <w:t>上限</w:t>
            </w:r>
          </w:p>
        </w:tc>
        <w:tc>
          <w:tcPr>
            <w:tcW w:w="6372" w:type="dxa"/>
            <w:tcBorders>
              <w:top w:val="single" w:sz="4" w:space="0" w:color="auto"/>
              <w:left w:val="single" w:sz="4" w:space="0" w:color="auto"/>
              <w:bottom w:val="single" w:sz="4" w:space="0" w:color="auto"/>
              <w:right w:val="single" w:sz="4" w:space="0" w:color="auto"/>
            </w:tcBorders>
            <w:hideMark/>
          </w:tcPr>
          <w:p w14:paraId="6AA020B3" w14:textId="77777777" w:rsidR="00935F12" w:rsidRDefault="00935F12">
            <w:r>
              <w:rPr>
                <w:rFonts w:hint="eastAsia"/>
              </w:rPr>
              <w:t>指定なし</w:t>
            </w:r>
          </w:p>
        </w:tc>
      </w:tr>
      <w:tr w:rsidR="00935F12" w14:paraId="1CD0589A"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309A5738" w14:textId="77777777" w:rsidR="00935F12" w:rsidRDefault="00935F12">
            <w:r>
              <w:rPr>
                <w:rFonts w:hint="eastAsia"/>
              </w:rPr>
              <w:t>プレースホルダ</w:t>
            </w:r>
          </w:p>
        </w:tc>
        <w:tc>
          <w:tcPr>
            <w:tcW w:w="6372" w:type="dxa"/>
            <w:tcBorders>
              <w:top w:val="single" w:sz="4" w:space="0" w:color="auto"/>
              <w:left w:val="single" w:sz="4" w:space="0" w:color="auto"/>
              <w:bottom w:val="single" w:sz="4" w:space="0" w:color="auto"/>
              <w:right w:val="single" w:sz="4" w:space="0" w:color="auto"/>
            </w:tcBorders>
            <w:hideMark/>
          </w:tcPr>
          <w:p w14:paraId="2C10D537" w14:textId="77777777" w:rsidR="00935F12" w:rsidRDefault="00935F12">
            <w:r>
              <w:rPr>
                <w:rFonts w:hint="eastAsia"/>
              </w:rPr>
              <w:t>指定なし</w:t>
            </w:r>
          </w:p>
        </w:tc>
      </w:tr>
      <w:tr w:rsidR="00935F12" w14:paraId="278AF097"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7FE3D991" w14:textId="77777777" w:rsidR="00935F12" w:rsidRDefault="00935F12">
            <w:r>
              <w:rPr>
                <w:rFonts w:hint="eastAsia"/>
              </w:rPr>
              <w:t>初期値</w:t>
            </w:r>
          </w:p>
        </w:tc>
        <w:tc>
          <w:tcPr>
            <w:tcW w:w="6372" w:type="dxa"/>
            <w:tcBorders>
              <w:top w:val="single" w:sz="4" w:space="0" w:color="auto"/>
              <w:left w:val="single" w:sz="4" w:space="0" w:color="auto"/>
              <w:bottom w:val="single" w:sz="4" w:space="0" w:color="auto"/>
              <w:right w:val="single" w:sz="4" w:space="0" w:color="auto"/>
            </w:tcBorders>
            <w:hideMark/>
          </w:tcPr>
          <w:p w14:paraId="631E96C5" w14:textId="77777777" w:rsidR="00935F12" w:rsidRDefault="00935F12">
            <w:r>
              <w:rPr>
                <w:rFonts w:hint="eastAsia"/>
              </w:rPr>
              <w:t>指定なし</w:t>
            </w:r>
          </w:p>
        </w:tc>
      </w:tr>
      <w:tr w:rsidR="00935F12" w14:paraId="41E5028A"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83C8F59" w14:textId="77777777" w:rsidR="00935F12" w:rsidRDefault="00935F12">
            <w:r>
              <w:rPr>
                <w:rFonts w:hint="eastAsia"/>
              </w:rPr>
              <w:t>備考</w:t>
            </w:r>
          </w:p>
        </w:tc>
        <w:tc>
          <w:tcPr>
            <w:tcW w:w="6372" w:type="dxa"/>
            <w:tcBorders>
              <w:top w:val="single" w:sz="4" w:space="0" w:color="auto"/>
              <w:left w:val="single" w:sz="4" w:space="0" w:color="auto"/>
              <w:bottom w:val="single" w:sz="4" w:space="0" w:color="auto"/>
              <w:right w:val="single" w:sz="4" w:space="0" w:color="auto"/>
            </w:tcBorders>
            <w:hideMark/>
          </w:tcPr>
          <w:p w14:paraId="66540F8A" w14:textId="77777777" w:rsidR="00935F12" w:rsidRDefault="00935F12">
            <w:r>
              <w:rPr>
                <w:rFonts w:hint="eastAsia"/>
              </w:rPr>
              <w:t>文書を (MFP上で) スキャンした日時。</w:t>
            </w:r>
          </w:p>
        </w:tc>
      </w:tr>
    </w:tbl>
    <w:p w14:paraId="099F4712" w14:textId="77777777" w:rsidR="00935F12" w:rsidRDefault="00935F12" w:rsidP="00935F12"/>
    <w:p w14:paraId="3E763656" w14:textId="77777777" w:rsidR="00935F12" w:rsidRDefault="00935F12" w:rsidP="00935F12">
      <w:r>
        <w:rPr>
          <w:rFonts w:hint="eastAsia"/>
        </w:rPr>
        <w:br w:type="page"/>
      </w:r>
    </w:p>
    <w:p w14:paraId="74C34367" w14:textId="37E2B396" w:rsidR="00935F12" w:rsidRPr="00935F12" w:rsidRDefault="00935F12" w:rsidP="00AD79B6">
      <w:pPr>
        <w:pStyle w:val="a5"/>
        <w:jc w:val="center"/>
      </w:pPr>
    </w:p>
    <w:p w14:paraId="55E62824" w14:textId="2AE19CA0" w:rsidR="00AD79B6" w:rsidRDefault="00AD79B6" w:rsidP="00AD79B6">
      <w:pPr>
        <w:pStyle w:val="a5"/>
        <w:jc w:val="center"/>
      </w:pPr>
      <w:r>
        <w:t xml:space="preserve">表 </w:t>
      </w:r>
      <w:r w:rsidR="00935F12">
        <w:t>18</w:t>
      </w:r>
      <w:r>
        <w:t xml:space="preserve"> S03-C05</w:t>
      </w:r>
    </w:p>
    <w:tbl>
      <w:tblPr>
        <w:tblStyle w:val="af3"/>
        <w:tblW w:w="0" w:type="auto"/>
        <w:tblLook w:val="04A0" w:firstRow="1" w:lastRow="0" w:firstColumn="1" w:lastColumn="0" w:noHBand="0" w:noVBand="1"/>
      </w:tblPr>
      <w:tblGrid>
        <w:gridCol w:w="2122"/>
        <w:gridCol w:w="6372"/>
      </w:tblGrid>
      <w:tr w:rsidR="00AD79B6" w14:paraId="008B335D" w14:textId="77777777" w:rsidTr="00BC0ED4">
        <w:tc>
          <w:tcPr>
            <w:tcW w:w="2122" w:type="dxa"/>
            <w:shd w:val="clear" w:color="auto" w:fill="F2F2F2" w:themeFill="background1" w:themeFillShade="F2"/>
          </w:tcPr>
          <w:p w14:paraId="799ED3F4"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5D36208A" w14:textId="77777777" w:rsidR="00AD79B6" w:rsidRPr="00350E92" w:rsidRDefault="00AD79B6" w:rsidP="00BC0ED4">
            <w:pPr>
              <w:rPr>
                <w:b/>
                <w:bCs/>
              </w:rPr>
            </w:pPr>
            <w:r w:rsidRPr="00350E92">
              <w:rPr>
                <w:rFonts w:hint="eastAsia"/>
                <w:b/>
                <w:bCs/>
              </w:rPr>
              <w:t>概要</w:t>
            </w:r>
          </w:p>
        </w:tc>
      </w:tr>
      <w:tr w:rsidR="00AD79B6" w14:paraId="23AA35E6" w14:textId="77777777" w:rsidTr="00BC0ED4">
        <w:tc>
          <w:tcPr>
            <w:tcW w:w="2122" w:type="dxa"/>
          </w:tcPr>
          <w:p w14:paraId="773E3978" w14:textId="77777777" w:rsidR="00AD79B6" w:rsidRDefault="00AD79B6" w:rsidP="00BC0ED4">
            <w:r>
              <w:rPr>
                <w:rFonts w:hint="eastAsia"/>
              </w:rPr>
              <w:t>コード</w:t>
            </w:r>
          </w:p>
        </w:tc>
        <w:tc>
          <w:tcPr>
            <w:tcW w:w="6372" w:type="dxa"/>
          </w:tcPr>
          <w:p w14:paraId="292FA3C3" w14:textId="094BD0EC" w:rsidR="00AD79B6" w:rsidRDefault="00AD79B6" w:rsidP="00BC0ED4">
            <w:r>
              <w:t>S03-C0</w:t>
            </w:r>
            <w:r w:rsidR="00935F12">
              <w:t>9</w:t>
            </w:r>
          </w:p>
        </w:tc>
      </w:tr>
      <w:tr w:rsidR="00AD79B6" w14:paraId="0DC7E679" w14:textId="77777777" w:rsidTr="00BC0ED4">
        <w:tc>
          <w:tcPr>
            <w:tcW w:w="2122" w:type="dxa"/>
          </w:tcPr>
          <w:p w14:paraId="53E28C06" w14:textId="77777777" w:rsidR="00AD79B6" w:rsidRDefault="00AD79B6" w:rsidP="00BC0ED4">
            <w:r>
              <w:rPr>
                <w:rFonts w:hint="eastAsia"/>
              </w:rPr>
              <w:t>項目名</w:t>
            </w:r>
          </w:p>
        </w:tc>
        <w:tc>
          <w:tcPr>
            <w:tcW w:w="6372" w:type="dxa"/>
          </w:tcPr>
          <w:p w14:paraId="3522A95B" w14:textId="2D9957A0" w:rsidR="00AD79B6" w:rsidRDefault="00935F12" w:rsidP="00BC0ED4">
            <w:r>
              <w:rPr>
                <w:rFonts w:hint="eastAsia"/>
              </w:rPr>
              <w:t>文書登録</w:t>
            </w:r>
            <w:r w:rsidR="00AD79B6">
              <w:rPr>
                <w:rFonts w:hint="eastAsia"/>
              </w:rPr>
              <w:t>日時</w:t>
            </w:r>
          </w:p>
        </w:tc>
      </w:tr>
      <w:tr w:rsidR="00AD79B6" w14:paraId="05517177" w14:textId="77777777" w:rsidTr="00BC0ED4">
        <w:tc>
          <w:tcPr>
            <w:tcW w:w="2122" w:type="dxa"/>
          </w:tcPr>
          <w:p w14:paraId="48E15E56" w14:textId="77777777" w:rsidR="00AD79B6" w:rsidRDefault="00AD79B6" w:rsidP="00BC0ED4">
            <w:r>
              <w:rPr>
                <w:rFonts w:hint="eastAsia"/>
              </w:rPr>
              <w:t>形式</w:t>
            </w:r>
          </w:p>
        </w:tc>
        <w:tc>
          <w:tcPr>
            <w:tcW w:w="6372" w:type="dxa"/>
          </w:tcPr>
          <w:p w14:paraId="08ECF3CB" w14:textId="77777777" w:rsidR="00AD79B6" w:rsidRDefault="00AD79B6" w:rsidP="00BC0ED4">
            <w:r>
              <w:rPr>
                <w:rFonts w:hint="eastAsia"/>
              </w:rPr>
              <w:t>テキストラベル</w:t>
            </w:r>
          </w:p>
        </w:tc>
      </w:tr>
      <w:tr w:rsidR="00AD79B6" w14:paraId="6452C120" w14:textId="77777777" w:rsidTr="00BC0ED4">
        <w:tc>
          <w:tcPr>
            <w:tcW w:w="2122" w:type="dxa"/>
          </w:tcPr>
          <w:p w14:paraId="207A96FB" w14:textId="77777777" w:rsidR="00AD79B6" w:rsidRDefault="00AD79B6" w:rsidP="00BC0ED4">
            <w:r>
              <w:rPr>
                <w:rFonts w:hint="eastAsia"/>
              </w:rPr>
              <w:t>必須</w:t>
            </w:r>
          </w:p>
        </w:tc>
        <w:tc>
          <w:tcPr>
            <w:tcW w:w="6372" w:type="dxa"/>
          </w:tcPr>
          <w:p w14:paraId="19FEF03B" w14:textId="77777777" w:rsidR="00AD79B6" w:rsidRDefault="00AD79B6" w:rsidP="00BC0ED4">
            <w:r>
              <w:rPr>
                <w:rFonts w:hint="eastAsia"/>
              </w:rPr>
              <w:t>YES</w:t>
            </w:r>
          </w:p>
        </w:tc>
      </w:tr>
      <w:tr w:rsidR="00AD79B6" w14:paraId="7999EAFA" w14:textId="77777777" w:rsidTr="00BC0ED4">
        <w:tc>
          <w:tcPr>
            <w:tcW w:w="2122" w:type="dxa"/>
          </w:tcPr>
          <w:p w14:paraId="55C7E395" w14:textId="77777777" w:rsidR="00AD79B6" w:rsidRDefault="00AD79B6" w:rsidP="00BC0ED4">
            <w:r>
              <w:rPr>
                <w:rFonts w:hint="eastAsia"/>
              </w:rPr>
              <w:t>フォーマット</w:t>
            </w:r>
          </w:p>
        </w:tc>
        <w:tc>
          <w:tcPr>
            <w:tcW w:w="6372" w:type="dxa"/>
          </w:tcPr>
          <w:p w14:paraId="7072A7BD" w14:textId="36A3DE14" w:rsidR="00AD79B6" w:rsidRDefault="00AD79B6" w:rsidP="00BC0ED4">
            <w:r>
              <w:rPr>
                <w:rFonts w:hint="eastAsia"/>
              </w:rPr>
              <w:t xml:space="preserve">日時 </w:t>
            </w:r>
            <w:r>
              <w:t>(YYYY</w:t>
            </w:r>
            <w:r w:rsidR="00935F12">
              <w:rPr>
                <w:rFonts w:hint="eastAsia"/>
              </w:rPr>
              <w:t>年</w:t>
            </w:r>
            <w:r>
              <w:t>mm</w:t>
            </w:r>
            <w:r w:rsidR="00935F12">
              <w:rPr>
                <w:rFonts w:hint="eastAsia"/>
              </w:rPr>
              <w:t>月</w:t>
            </w:r>
            <w:r>
              <w:t>dd</w:t>
            </w:r>
            <w:r w:rsidR="00935F12">
              <w:rPr>
                <w:rFonts w:hint="eastAsia"/>
              </w:rPr>
              <w:t>日</w:t>
            </w:r>
            <w:r>
              <w:t xml:space="preserve"> HH:MM:ss)</w:t>
            </w:r>
          </w:p>
        </w:tc>
      </w:tr>
      <w:tr w:rsidR="00AD79B6" w14:paraId="4CD52F95" w14:textId="77777777" w:rsidTr="00BC0ED4">
        <w:tc>
          <w:tcPr>
            <w:tcW w:w="2122" w:type="dxa"/>
          </w:tcPr>
          <w:p w14:paraId="20D879A0" w14:textId="77777777" w:rsidR="00AD79B6" w:rsidRDefault="00AD79B6" w:rsidP="00BC0ED4">
            <w:r>
              <w:rPr>
                <w:rFonts w:hint="eastAsia"/>
              </w:rPr>
              <w:t>桁数</w:t>
            </w:r>
          </w:p>
        </w:tc>
        <w:tc>
          <w:tcPr>
            <w:tcW w:w="6372" w:type="dxa"/>
          </w:tcPr>
          <w:p w14:paraId="2BBEABE5" w14:textId="77777777" w:rsidR="00AD79B6" w:rsidRDefault="00AD79B6" w:rsidP="00BC0ED4">
            <w:r>
              <w:rPr>
                <w:rFonts w:hint="eastAsia"/>
              </w:rPr>
              <w:t>指定なし</w:t>
            </w:r>
          </w:p>
        </w:tc>
      </w:tr>
      <w:tr w:rsidR="00AD79B6" w14:paraId="508B562E" w14:textId="77777777" w:rsidTr="00BC0ED4">
        <w:tc>
          <w:tcPr>
            <w:tcW w:w="2122" w:type="dxa"/>
          </w:tcPr>
          <w:p w14:paraId="298F343B" w14:textId="77777777" w:rsidR="00AD79B6" w:rsidRDefault="00AD79B6" w:rsidP="00BC0ED4">
            <w:r>
              <w:rPr>
                <w:rFonts w:hint="eastAsia"/>
              </w:rPr>
              <w:t>下限</w:t>
            </w:r>
          </w:p>
        </w:tc>
        <w:tc>
          <w:tcPr>
            <w:tcW w:w="6372" w:type="dxa"/>
          </w:tcPr>
          <w:p w14:paraId="75D391BF" w14:textId="77777777" w:rsidR="00AD79B6" w:rsidRDefault="00AD79B6" w:rsidP="00BC0ED4">
            <w:r>
              <w:rPr>
                <w:rFonts w:hint="eastAsia"/>
              </w:rPr>
              <w:t>指定なし</w:t>
            </w:r>
          </w:p>
        </w:tc>
      </w:tr>
      <w:tr w:rsidR="00AD79B6" w14:paraId="059F3666" w14:textId="77777777" w:rsidTr="00BC0ED4">
        <w:tc>
          <w:tcPr>
            <w:tcW w:w="2122" w:type="dxa"/>
          </w:tcPr>
          <w:p w14:paraId="0C75FE0D" w14:textId="77777777" w:rsidR="00AD79B6" w:rsidRDefault="00AD79B6" w:rsidP="00BC0ED4">
            <w:r>
              <w:rPr>
                <w:rFonts w:hint="eastAsia"/>
              </w:rPr>
              <w:t>上限</w:t>
            </w:r>
          </w:p>
        </w:tc>
        <w:tc>
          <w:tcPr>
            <w:tcW w:w="6372" w:type="dxa"/>
          </w:tcPr>
          <w:p w14:paraId="259FFC4F" w14:textId="77777777" w:rsidR="00AD79B6" w:rsidRDefault="00AD79B6" w:rsidP="00BC0ED4">
            <w:r>
              <w:rPr>
                <w:rFonts w:hint="eastAsia"/>
              </w:rPr>
              <w:t>指定なし</w:t>
            </w:r>
          </w:p>
        </w:tc>
      </w:tr>
      <w:tr w:rsidR="00AD79B6" w14:paraId="28E189AC" w14:textId="77777777" w:rsidTr="00BC0ED4">
        <w:tc>
          <w:tcPr>
            <w:tcW w:w="2122" w:type="dxa"/>
          </w:tcPr>
          <w:p w14:paraId="47F69669" w14:textId="77777777" w:rsidR="00AD79B6" w:rsidRDefault="00AD79B6" w:rsidP="00BC0ED4">
            <w:r>
              <w:rPr>
                <w:rFonts w:hint="eastAsia"/>
              </w:rPr>
              <w:t>プレースホルダ</w:t>
            </w:r>
          </w:p>
        </w:tc>
        <w:tc>
          <w:tcPr>
            <w:tcW w:w="6372" w:type="dxa"/>
          </w:tcPr>
          <w:p w14:paraId="59F50C31" w14:textId="77777777" w:rsidR="00AD79B6" w:rsidRDefault="00AD79B6" w:rsidP="00BC0ED4">
            <w:r>
              <w:rPr>
                <w:rFonts w:hint="eastAsia"/>
              </w:rPr>
              <w:t>指定なし</w:t>
            </w:r>
          </w:p>
        </w:tc>
      </w:tr>
      <w:tr w:rsidR="00AD79B6" w14:paraId="189C850F" w14:textId="77777777" w:rsidTr="00BC0ED4">
        <w:tc>
          <w:tcPr>
            <w:tcW w:w="2122" w:type="dxa"/>
          </w:tcPr>
          <w:p w14:paraId="6F6B451A" w14:textId="77777777" w:rsidR="00AD79B6" w:rsidRDefault="00AD79B6" w:rsidP="00BC0ED4">
            <w:r>
              <w:rPr>
                <w:rFonts w:hint="eastAsia"/>
              </w:rPr>
              <w:t>初期値</w:t>
            </w:r>
          </w:p>
        </w:tc>
        <w:tc>
          <w:tcPr>
            <w:tcW w:w="6372" w:type="dxa"/>
          </w:tcPr>
          <w:p w14:paraId="0146EA70" w14:textId="77777777" w:rsidR="00AD79B6" w:rsidRDefault="00AD79B6" w:rsidP="00BC0ED4">
            <w:r>
              <w:rPr>
                <w:rFonts w:hint="eastAsia"/>
              </w:rPr>
              <w:t>指定なし</w:t>
            </w:r>
          </w:p>
        </w:tc>
      </w:tr>
      <w:tr w:rsidR="00AD79B6" w14:paraId="39909143" w14:textId="77777777" w:rsidTr="00BC0ED4">
        <w:tc>
          <w:tcPr>
            <w:tcW w:w="2122" w:type="dxa"/>
          </w:tcPr>
          <w:p w14:paraId="47A95708" w14:textId="77777777" w:rsidR="00AD79B6" w:rsidRDefault="00AD79B6" w:rsidP="00BC0ED4">
            <w:r>
              <w:rPr>
                <w:rFonts w:hint="eastAsia"/>
              </w:rPr>
              <w:t>備考</w:t>
            </w:r>
          </w:p>
        </w:tc>
        <w:tc>
          <w:tcPr>
            <w:tcW w:w="6372" w:type="dxa"/>
          </w:tcPr>
          <w:p w14:paraId="467CB74B" w14:textId="77F4A05C" w:rsidR="00AD79B6" w:rsidRDefault="00AD79B6" w:rsidP="00BC0ED4">
            <w:r>
              <w:rPr>
                <w:rFonts w:hint="eastAsia"/>
              </w:rPr>
              <w:t>電子化</w:t>
            </w:r>
            <w:r w:rsidR="00935F12">
              <w:rPr>
                <w:rFonts w:hint="eastAsia"/>
              </w:rPr>
              <w:t>文書</w:t>
            </w:r>
            <w:r>
              <w:rPr>
                <w:rFonts w:hint="eastAsia"/>
              </w:rPr>
              <w:t>を</w:t>
            </w:r>
            <w:r w:rsidR="00935F12">
              <w:rPr>
                <w:rFonts w:hint="eastAsia"/>
              </w:rPr>
              <w:t>文書</w:t>
            </w:r>
            <w:r>
              <w:rPr>
                <w:rFonts w:hint="eastAsia"/>
              </w:rPr>
              <w:t>管理システムに格納した日時。</w:t>
            </w:r>
          </w:p>
        </w:tc>
      </w:tr>
    </w:tbl>
    <w:p w14:paraId="7A218915" w14:textId="77777777" w:rsidR="00AD79B6" w:rsidRDefault="00AD79B6" w:rsidP="00AD79B6"/>
    <w:p w14:paraId="7394F159" w14:textId="1B97DF0E" w:rsidR="00AD79B6" w:rsidRDefault="00AD79B6" w:rsidP="00AD79B6">
      <w:pPr>
        <w:pStyle w:val="a5"/>
        <w:jc w:val="center"/>
      </w:pPr>
      <w:r>
        <w:t xml:space="preserve">表 </w:t>
      </w:r>
      <w:r w:rsidR="00935F12">
        <w:t>19</w:t>
      </w:r>
      <w:r>
        <w:t xml:space="preserve"> S03-C</w:t>
      </w:r>
      <w:r w:rsidR="00935F12">
        <w:t>10</w:t>
      </w:r>
    </w:p>
    <w:tbl>
      <w:tblPr>
        <w:tblStyle w:val="af3"/>
        <w:tblW w:w="0" w:type="auto"/>
        <w:tblLook w:val="04A0" w:firstRow="1" w:lastRow="0" w:firstColumn="1" w:lastColumn="0" w:noHBand="0" w:noVBand="1"/>
      </w:tblPr>
      <w:tblGrid>
        <w:gridCol w:w="2122"/>
        <w:gridCol w:w="6372"/>
      </w:tblGrid>
      <w:tr w:rsidR="00AD79B6" w14:paraId="749A2F0D" w14:textId="77777777" w:rsidTr="00BC0ED4">
        <w:tc>
          <w:tcPr>
            <w:tcW w:w="2122" w:type="dxa"/>
            <w:shd w:val="clear" w:color="auto" w:fill="F2F2F2" w:themeFill="background1" w:themeFillShade="F2"/>
          </w:tcPr>
          <w:p w14:paraId="33FBD3F3"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5EFEEB6A" w14:textId="77777777" w:rsidR="00AD79B6" w:rsidRPr="00350E92" w:rsidRDefault="00AD79B6" w:rsidP="00BC0ED4">
            <w:pPr>
              <w:rPr>
                <w:b/>
                <w:bCs/>
              </w:rPr>
            </w:pPr>
            <w:r w:rsidRPr="00350E92">
              <w:rPr>
                <w:rFonts w:hint="eastAsia"/>
                <w:b/>
                <w:bCs/>
              </w:rPr>
              <w:t>概要</w:t>
            </w:r>
          </w:p>
        </w:tc>
      </w:tr>
      <w:tr w:rsidR="00AD79B6" w14:paraId="1C51918A" w14:textId="77777777" w:rsidTr="00BC0ED4">
        <w:tc>
          <w:tcPr>
            <w:tcW w:w="2122" w:type="dxa"/>
          </w:tcPr>
          <w:p w14:paraId="5A0BF4FD" w14:textId="77777777" w:rsidR="00AD79B6" w:rsidRDefault="00AD79B6" w:rsidP="00BC0ED4">
            <w:r>
              <w:rPr>
                <w:rFonts w:hint="eastAsia"/>
              </w:rPr>
              <w:t>コード</w:t>
            </w:r>
          </w:p>
        </w:tc>
        <w:tc>
          <w:tcPr>
            <w:tcW w:w="6372" w:type="dxa"/>
          </w:tcPr>
          <w:p w14:paraId="17C28413" w14:textId="4249B870" w:rsidR="00AD79B6" w:rsidRDefault="00AD79B6" w:rsidP="00BC0ED4">
            <w:r>
              <w:t>S03-C</w:t>
            </w:r>
            <w:r w:rsidR="00935F12">
              <w:t>19</w:t>
            </w:r>
          </w:p>
        </w:tc>
      </w:tr>
      <w:tr w:rsidR="00AD79B6" w14:paraId="5F4743EE" w14:textId="77777777" w:rsidTr="00BC0ED4">
        <w:tc>
          <w:tcPr>
            <w:tcW w:w="2122" w:type="dxa"/>
          </w:tcPr>
          <w:p w14:paraId="00491D4C" w14:textId="77777777" w:rsidR="00AD79B6" w:rsidRDefault="00AD79B6" w:rsidP="00BC0ED4">
            <w:r>
              <w:rPr>
                <w:rFonts w:hint="eastAsia"/>
              </w:rPr>
              <w:t>項目名</w:t>
            </w:r>
          </w:p>
        </w:tc>
        <w:tc>
          <w:tcPr>
            <w:tcW w:w="6372" w:type="dxa"/>
          </w:tcPr>
          <w:p w14:paraId="0FF5AF00" w14:textId="55217C2C" w:rsidR="00AD79B6" w:rsidRDefault="00935F12" w:rsidP="00BC0ED4">
            <w:r>
              <w:rPr>
                <w:rFonts w:hint="eastAsia"/>
              </w:rPr>
              <w:t>ペイロード</w:t>
            </w:r>
          </w:p>
        </w:tc>
      </w:tr>
      <w:tr w:rsidR="00AD79B6" w14:paraId="594ACD97" w14:textId="77777777" w:rsidTr="00BC0ED4">
        <w:tc>
          <w:tcPr>
            <w:tcW w:w="2122" w:type="dxa"/>
          </w:tcPr>
          <w:p w14:paraId="4C05DAC2" w14:textId="77777777" w:rsidR="00AD79B6" w:rsidRDefault="00AD79B6" w:rsidP="00BC0ED4">
            <w:r>
              <w:rPr>
                <w:rFonts w:hint="eastAsia"/>
              </w:rPr>
              <w:t>形式</w:t>
            </w:r>
          </w:p>
        </w:tc>
        <w:tc>
          <w:tcPr>
            <w:tcW w:w="6372" w:type="dxa"/>
          </w:tcPr>
          <w:p w14:paraId="17A6139B" w14:textId="77777777" w:rsidR="00AD79B6" w:rsidRDefault="00AD79B6" w:rsidP="00BC0ED4">
            <w:r>
              <w:rPr>
                <w:rFonts w:hint="eastAsia"/>
              </w:rPr>
              <w:t>テキストラベル</w:t>
            </w:r>
          </w:p>
        </w:tc>
      </w:tr>
      <w:tr w:rsidR="00AD79B6" w14:paraId="1BED5810" w14:textId="77777777" w:rsidTr="00BC0ED4">
        <w:tc>
          <w:tcPr>
            <w:tcW w:w="2122" w:type="dxa"/>
          </w:tcPr>
          <w:p w14:paraId="25BE011C" w14:textId="77777777" w:rsidR="00AD79B6" w:rsidRDefault="00AD79B6" w:rsidP="00BC0ED4">
            <w:r>
              <w:rPr>
                <w:rFonts w:hint="eastAsia"/>
              </w:rPr>
              <w:t>必須</w:t>
            </w:r>
          </w:p>
        </w:tc>
        <w:tc>
          <w:tcPr>
            <w:tcW w:w="6372" w:type="dxa"/>
          </w:tcPr>
          <w:p w14:paraId="053D4E31" w14:textId="77777777" w:rsidR="00AD79B6" w:rsidRDefault="00AD79B6" w:rsidP="00BC0ED4">
            <w:r>
              <w:rPr>
                <w:rFonts w:hint="eastAsia"/>
              </w:rPr>
              <w:t>YES</w:t>
            </w:r>
          </w:p>
        </w:tc>
      </w:tr>
      <w:tr w:rsidR="00AD79B6" w14:paraId="41AA1132" w14:textId="77777777" w:rsidTr="00BC0ED4">
        <w:tc>
          <w:tcPr>
            <w:tcW w:w="2122" w:type="dxa"/>
          </w:tcPr>
          <w:p w14:paraId="7B58225E" w14:textId="77777777" w:rsidR="00AD79B6" w:rsidRDefault="00AD79B6" w:rsidP="00BC0ED4">
            <w:r>
              <w:rPr>
                <w:rFonts w:hint="eastAsia"/>
              </w:rPr>
              <w:t>フォーマット</w:t>
            </w:r>
          </w:p>
        </w:tc>
        <w:tc>
          <w:tcPr>
            <w:tcW w:w="6372" w:type="dxa"/>
          </w:tcPr>
          <w:p w14:paraId="7F2B7811" w14:textId="77777777" w:rsidR="00AD79B6" w:rsidRDefault="00AD79B6" w:rsidP="00BC0ED4">
            <w:r>
              <w:rPr>
                <w:rFonts w:hint="eastAsia"/>
              </w:rPr>
              <w:t>半角文字列</w:t>
            </w:r>
          </w:p>
        </w:tc>
      </w:tr>
      <w:tr w:rsidR="00AD79B6" w14:paraId="34D4EF7A" w14:textId="77777777" w:rsidTr="00BC0ED4">
        <w:tc>
          <w:tcPr>
            <w:tcW w:w="2122" w:type="dxa"/>
          </w:tcPr>
          <w:p w14:paraId="34629018" w14:textId="77777777" w:rsidR="00AD79B6" w:rsidRDefault="00AD79B6" w:rsidP="00BC0ED4">
            <w:r>
              <w:rPr>
                <w:rFonts w:hint="eastAsia"/>
              </w:rPr>
              <w:t>桁数</w:t>
            </w:r>
          </w:p>
        </w:tc>
        <w:tc>
          <w:tcPr>
            <w:tcW w:w="6372" w:type="dxa"/>
          </w:tcPr>
          <w:p w14:paraId="443EB5E5" w14:textId="00A589D1" w:rsidR="00AD79B6" w:rsidRDefault="00AD79B6" w:rsidP="00BC0ED4">
            <w:r>
              <w:rPr>
                <w:rFonts w:hint="eastAsia"/>
              </w:rPr>
              <w:t>指定なし</w:t>
            </w:r>
          </w:p>
        </w:tc>
      </w:tr>
      <w:tr w:rsidR="00AD79B6" w14:paraId="390A8116" w14:textId="77777777" w:rsidTr="00BC0ED4">
        <w:tc>
          <w:tcPr>
            <w:tcW w:w="2122" w:type="dxa"/>
          </w:tcPr>
          <w:p w14:paraId="67F3FAA1" w14:textId="77777777" w:rsidR="00AD79B6" w:rsidRDefault="00AD79B6" w:rsidP="00BC0ED4">
            <w:r>
              <w:rPr>
                <w:rFonts w:hint="eastAsia"/>
              </w:rPr>
              <w:t>下限</w:t>
            </w:r>
          </w:p>
        </w:tc>
        <w:tc>
          <w:tcPr>
            <w:tcW w:w="6372" w:type="dxa"/>
          </w:tcPr>
          <w:p w14:paraId="15E2CE21" w14:textId="77777777" w:rsidR="00AD79B6" w:rsidRDefault="00AD79B6" w:rsidP="00BC0ED4">
            <w:r>
              <w:rPr>
                <w:rFonts w:hint="eastAsia"/>
              </w:rPr>
              <w:t>指定なし</w:t>
            </w:r>
          </w:p>
        </w:tc>
      </w:tr>
      <w:tr w:rsidR="00AD79B6" w14:paraId="72471C21" w14:textId="77777777" w:rsidTr="00BC0ED4">
        <w:tc>
          <w:tcPr>
            <w:tcW w:w="2122" w:type="dxa"/>
          </w:tcPr>
          <w:p w14:paraId="6306EC33" w14:textId="77777777" w:rsidR="00AD79B6" w:rsidRDefault="00AD79B6" w:rsidP="00BC0ED4">
            <w:r>
              <w:rPr>
                <w:rFonts w:hint="eastAsia"/>
              </w:rPr>
              <w:t>上限</w:t>
            </w:r>
          </w:p>
        </w:tc>
        <w:tc>
          <w:tcPr>
            <w:tcW w:w="6372" w:type="dxa"/>
          </w:tcPr>
          <w:p w14:paraId="1BA05E1C" w14:textId="77777777" w:rsidR="00AD79B6" w:rsidRDefault="00AD79B6" w:rsidP="00BC0ED4">
            <w:r>
              <w:rPr>
                <w:rFonts w:hint="eastAsia"/>
              </w:rPr>
              <w:t>指定なし</w:t>
            </w:r>
          </w:p>
        </w:tc>
      </w:tr>
      <w:tr w:rsidR="00AD79B6" w14:paraId="4A16D231" w14:textId="77777777" w:rsidTr="00BC0ED4">
        <w:tc>
          <w:tcPr>
            <w:tcW w:w="2122" w:type="dxa"/>
          </w:tcPr>
          <w:p w14:paraId="2D0F1487" w14:textId="77777777" w:rsidR="00AD79B6" w:rsidRDefault="00AD79B6" w:rsidP="00BC0ED4">
            <w:r>
              <w:rPr>
                <w:rFonts w:hint="eastAsia"/>
              </w:rPr>
              <w:t>プレースホルダ</w:t>
            </w:r>
          </w:p>
        </w:tc>
        <w:tc>
          <w:tcPr>
            <w:tcW w:w="6372" w:type="dxa"/>
          </w:tcPr>
          <w:p w14:paraId="3693404E" w14:textId="77777777" w:rsidR="00AD79B6" w:rsidRDefault="00AD79B6" w:rsidP="00BC0ED4">
            <w:r>
              <w:rPr>
                <w:rFonts w:hint="eastAsia"/>
              </w:rPr>
              <w:t>指定なし</w:t>
            </w:r>
          </w:p>
        </w:tc>
      </w:tr>
      <w:tr w:rsidR="00AD79B6" w14:paraId="368EDC2D" w14:textId="77777777" w:rsidTr="00BC0ED4">
        <w:tc>
          <w:tcPr>
            <w:tcW w:w="2122" w:type="dxa"/>
          </w:tcPr>
          <w:p w14:paraId="688A842E" w14:textId="77777777" w:rsidR="00AD79B6" w:rsidRDefault="00AD79B6" w:rsidP="00BC0ED4">
            <w:r>
              <w:rPr>
                <w:rFonts w:hint="eastAsia"/>
              </w:rPr>
              <w:t>初期値</w:t>
            </w:r>
          </w:p>
        </w:tc>
        <w:tc>
          <w:tcPr>
            <w:tcW w:w="6372" w:type="dxa"/>
          </w:tcPr>
          <w:p w14:paraId="24FDC582" w14:textId="77777777" w:rsidR="00AD79B6" w:rsidRDefault="00AD79B6" w:rsidP="00BC0ED4">
            <w:r>
              <w:rPr>
                <w:rFonts w:hint="eastAsia"/>
              </w:rPr>
              <w:t>指定なし</w:t>
            </w:r>
          </w:p>
        </w:tc>
      </w:tr>
      <w:tr w:rsidR="00AD79B6" w14:paraId="435EA72B" w14:textId="77777777" w:rsidTr="00BC0ED4">
        <w:tc>
          <w:tcPr>
            <w:tcW w:w="2122" w:type="dxa"/>
          </w:tcPr>
          <w:p w14:paraId="21A17CEC" w14:textId="77777777" w:rsidR="00AD79B6" w:rsidRDefault="00AD79B6" w:rsidP="00BC0ED4">
            <w:r>
              <w:rPr>
                <w:rFonts w:hint="eastAsia"/>
              </w:rPr>
              <w:t>備考</w:t>
            </w:r>
          </w:p>
        </w:tc>
        <w:tc>
          <w:tcPr>
            <w:tcW w:w="6372" w:type="dxa"/>
          </w:tcPr>
          <w:p w14:paraId="4B4223A7" w14:textId="6B07D11A" w:rsidR="00AD79B6" w:rsidRDefault="00935F12" w:rsidP="00BC0ED4">
            <w:r>
              <w:rPr>
                <w:rFonts w:hint="eastAsia"/>
              </w:rPr>
              <w:t>文書管理システムに登録された</w:t>
            </w:r>
            <w:r w:rsidR="00AD79B6">
              <w:t>Verifiable Credentials</w:t>
            </w:r>
            <w:r>
              <w:rPr>
                <w:rFonts w:hint="eastAsia"/>
              </w:rPr>
              <w:t>の生データ</w:t>
            </w:r>
            <w:r w:rsidR="00AD79B6">
              <w:rPr>
                <w:rFonts w:hint="eastAsia"/>
              </w:rPr>
              <w:t>。</w:t>
            </w:r>
          </w:p>
        </w:tc>
      </w:tr>
    </w:tbl>
    <w:p w14:paraId="213FECDF" w14:textId="402CD3EA" w:rsidR="00AD79B6" w:rsidRDefault="00AD79B6" w:rsidP="00AD79B6"/>
    <w:p w14:paraId="12CA8257" w14:textId="7DF6FE45" w:rsidR="00935F12" w:rsidRDefault="00935F12">
      <w:r>
        <w:br w:type="page"/>
      </w:r>
    </w:p>
    <w:p w14:paraId="78820B96" w14:textId="77777777" w:rsidR="00935F12" w:rsidRDefault="00935F12" w:rsidP="00935F12">
      <w:pPr>
        <w:pStyle w:val="a5"/>
        <w:jc w:val="center"/>
      </w:pPr>
      <w:r>
        <w:rPr>
          <w:rFonts w:hint="eastAsia"/>
        </w:rPr>
        <w:lastRenderedPageBreak/>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noProof/>
        </w:rPr>
        <w:t>20</w:t>
      </w:r>
      <w:r>
        <w:rPr>
          <w:rFonts w:hint="eastAsia"/>
        </w:rPr>
        <w:fldChar w:fldCharType="end"/>
      </w:r>
      <w:r>
        <w:rPr>
          <w:rFonts w:hint="eastAsia"/>
        </w:rPr>
        <w:t xml:space="preserve"> S03-C11</w:t>
      </w:r>
    </w:p>
    <w:tbl>
      <w:tblPr>
        <w:tblStyle w:val="af3"/>
        <w:tblW w:w="0" w:type="auto"/>
        <w:tblLook w:val="04A0" w:firstRow="1" w:lastRow="0" w:firstColumn="1" w:lastColumn="0" w:noHBand="0" w:noVBand="1"/>
      </w:tblPr>
      <w:tblGrid>
        <w:gridCol w:w="2122"/>
        <w:gridCol w:w="6372"/>
      </w:tblGrid>
      <w:tr w:rsidR="00935F12" w14:paraId="63062BA1" w14:textId="77777777" w:rsidTr="00935F12">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037F17" w14:textId="77777777" w:rsidR="00935F12" w:rsidRDefault="00935F12">
            <w:pPr>
              <w:rPr>
                <w:b/>
                <w:bCs/>
              </w:rPr>
            </w:pPr>
            <w:r>
              <w:rPr>
                <w:rFonts w:hint="eastAsia"/>
                <w:b/>
                <w:bCs/>
              </w:rPr>
              <w:t>名称</w:t>
            </w:r>
          </w:p>
        </w:tc>
        <w:tc>
          <w:tcPr>
            <w:tcW w:w="637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2F6A1A" w14:textId="77777777" w:rsidR="00935F12" w:rsidRDefault="00935F12">
            <w:pPr>
              <w:rPr>
                <w:b/>
                <w:bCs/>
              </w:rPr>
            </w:pPr>
            <w:r>
              <w:rPr>
                <w:rFonts w:hint="eastAsia"/>
                <w:b/>
                <w:bCs/>
              </w:rPr>
              <w:t>概要</w:t>
            </w:r>
          </w:p>
        </w:tc>
      </w:tr>
      <w:tr w:rsidR="00935F12" w14:paraId="2A51FF6E"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7EC4A490" w14:textId="77777777" w:rsidR="00935F12" w:rsidRDefault="00935F12">
            <w:r>
              <w:rPr>
                <w:rFonts w:hint="eastAsia"/>
              </w:rPr>
              <w:t>コード</w:t>
            </w:r>
          </w:p>
        </w:tc>
        <w:tc>
          <w:tcPr>
            <w:tcW w:w="6372" w:type="dxa"/>
            <w:tcBorders>
              <w:top w:val="single" w:sz="4" w:space="0" w:color="auto"/>
              <w:left w:val="single" w:sz="4" w:space="0" w:color="auto"/>
              <w:bottom w:val="single" w:sz="4" w:space="0" w:color="auto"/>
              <w:right w:val="single" w:sz="4" w:space="0" w:color="auto"/>
            </w:tcBorders>
            <w:hideMark/>
          </w:tcPr>
          <w:p w14:paraId="58EA29CA" w14:textId="77777777" w:rsidR="00935F12" w:rsidRDefault="00935F12">
            <w:r>
              <w:rPr>
                <w:rFonts w:hint="eastAsia"/>
              </w:rPr>
              <w:t>S03-C11</w:t>
            </w:r>
          </w:p>
        </w:tc>
      </w:tr>
      <w:tr w:rsidR="00935F12" w14:paraId="10FACBBD"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26C0D8A8" w14:textId="77777777" w:rsidR="00935F12" w:rsidRDefault="00935F12">
            <w:r>
              <w:rPr>
                <w:rFonts w:hint="eastAsia"/>
              </w:rPr>
              <w:t>項目名</w:t>
            </w:r>
          </w:p>
        </w:tc>
        <w:tc>
          <w:tcPr>
            <w:tcW w:w="6372" w:type="dxa"/>
            <w:tcBorders>
              <w:top w:val="single" w:sz="4" w:space="0" w:color="auto"/>
              <w:left w:val="single" w:sz="4" w:space="0" w:color="auto"/>
              <w:bottom w:val="single" w:sz="4" w:space="0" w:color="auto"/>
              <w:right w:val="single" w:sz="4" w:space="0" w:color="auto"/>
            </w:tcBorders>
            <w:hideMark/>
          </w:tcPr>
          <w:p w14:paraId="4F4479A0" w14:textId="77777777" w:rsidR="00935F12" w:rsidRDefault="00935F12">
            <w:r>
              <w:rPr>
                <w:rFonts w:hint="eastAsia"/>
              </w:rPr>
              <w:t>スキャンデータ</w:t>
            </w:r>
          </w:p>
        </w:tc>
      </w:tr>
      <w:tr w:rsidR="00935F12" w14:paraId="49B0B7EE"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0066D89F" w14:textId="77777777" w:rsidR="00935F12" w:rsidRDefault="00935F12">
            <w:r>
              <w:rPr>
                <w:rFonts w:hint="eastAsia"/>
              </w:rPr>
              <w:t>形式</w:t>
            </w:r>
          </w:p>
        </w:tc>
        <w:tc>
          <w:tcPr>
            <w:tcW w:w="6372" w:type="dxa"/>
            <w:tcBorders>
              <w:top w:val="single" w:sz="4" w:space="0" w:color="auto"/>
              <w:left w:val="single" w:sz="4" w:space="0" w:color="auto"/>
              <w:bottom w:val="single" w:sz="4" w:space="0" w:color="auto"/>
              <w:right w:val="single" w:sz="4" w:space="0" w:color="auto"/>
            </w:tcBorders>
            <w:hideMark/>
          </w:tcPr>
          <w:p w14:paraId="0490FFC4" w14:textId="77777777" w:rsidR="00935F12" w:rsidRDefault="00935F12">
            <w:r>
              <w:rPr>
                <w:rFonts w:hint="eastAsia"/>
              </w:rPr>
              <w:t>埋め込みメディア</w:t>
            </w:r>
          </w:p>
        </w:tc>
      </w:tr>
      <w:tr w:rsidR="00935F12" w14:paraId="3E0F972E"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B8CF061" w14:textId="77777777" w:rsidR="00935F12" w:rsidRDefault="00935F12">
            <w:r>
              <w:rPr>
                <w:rFonts w:hint="eastAsia"/>
              </w:rPr>
              <w:t>必須</w:t>
            </w:r>
          </w:p>
        </w:tc>
        <w:tc>
          <w:tcPr>
            <w:tcW w:w="6372" w:type="dxa"/>
            <w:tcBorders>
              <w:top w:val="single" w:sz="4" w:space="0" w:color="auto"/>
              <w:left w:val="single" w:sz="4" w:space="0" w:color="auto"/>
              <w:bottom w:val="single" w:sz="4" w:space="0" w:color="auto"/>
              <w:right w:val="single" w:sz="4" w:space="0" w:color="auto"/>
            </w:tcBorders>
            <w:hideMark/>
          </w:tcPr>
          <w:p w14:paraId="08EE6E71" w14:textId="77777777" w:rsidR="00935F12" w:rsidRDefault="00935F12">
            <w:r>
              <w:rPr>
                <w:rFonts w:hint="eastAsia"/>
              </w:rPr>
              <w:t>YES</w:t>
            </w:r>
          </w:p>
        </w:tc>
      </w:tr>
      <w:tr w:rsidR="00935F12" w14:paraId="0B8C0AAA"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7727870A" w14:textId="77777777" w:rsidR="00935F12" w:rsidRDefault="00935F12">
            <w:r>
              <w:rPr>
                <w:rFonts w:hint="eastAsia"/>
              </w:rPr>
              <w:t>フォーマット</w:t>
            </w:r>
          </w:p>
        </w:tc>
        <w:tc>
          <w:tcPr>
            <w:tcW w:w="6372" w:type="dxa"/>
            <w:tcBorders>
              <w:top w:val="single" w:sz="4" w:space="0" w:color="auto"/>
              <w:left w:val="single" w:sz="4" w:space="0" w:color="auto"/>
              <w:bottom w:val="single" w:sz="4" w:space="0" w:color="auto"/>
              <w:right w:val="single" w:sz="4" w:space="0" w:color="auto"/>
            </w:tcBorders>
            <w:hideMark/>
          </w:tcPr>
          <w:p w14:paraId="427487D7" w14:textId="77777777" w:rsidR="00935F12" w:rsidRDefault="00935F12">
            <w:r>
              <w:rPr>
                <w:rFonts w:hint="eastAsia"/>
              </w:rPr>
              <w:t>バイナリ (PDF)</w:t>
            </w:r>
          </w:p>
        </w:tc>
      </w:tr>
      <w:tr w:rsidR="00935F12" w14:paraId="15406ADB"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1681E125" w14:textId="77777777" w:rsidR="00935F12" w:rsidRDefault="00935F12">
            <w:r>
              <w:rPr>
                <w:rFonts w:hint="eastAsia"/>
              </w:rPr>
              <w:t>桁数</w:t>
            </w:r>
          </w:p>
        </w:tc>
        <w:tc>
          <w:tcPr>
            <w:tcW w:w="6372" w:type="dxa"/>
            <w:tcBorders>
              <w:top w:val="single" w:sz="4" w:space="0" w:color="auto"/>
              <w:left w:val="single" w:sz="4" w:space="0" w:color="auto"/>
              <w:bottom w:val="single" w:sz="4" w:space="0" w:color="auto"/>
              <w:right w:val="single" w:sz="4" w:space="0" w:color="auto"/>
            </w:tcBorders>
            <w:hideMark/>
          </w:tcPr>
          <w:p w14:paraId="0FA70390" w14:textId="77777777" w:rsidR="00935F12" w:rsidRDefault="00935F12">
            <w:r>
              <w:rPr>
                <w:rFonts w:hint="eastAsia"/>
              </w:rPr>
              <w:t>指定なし</w:t>
            </w:r>
          </w:p>
        </w:tc>
      </w:tr>
      <w:tr w:rsidR="00935F12" w14:paraId="35F95631"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6350083B" w14:textId="77777777" w:rsidR="00935F12" w:rsidRDefault="00935F12">
            <w:r>
              <w:rPr>
                <w:rFonts w:hint="eastAsia"/>
              </w:rPr>
              <w:t>下限</w:t>
            </w:r>
          </w:p>
        </w:tc>
        <w:tc>
          <w:tcPr>
            <w:tcW w:w="6372" w:type="dxa"/>
            <w:tcBorders>
              <w:top w:val="single" w:sz="4" w:space="0" w:color="auto"/>
              <w:left w:val="single" w:sz="4" w:space="0" w:color="auto"/>
              <w:bottom w:val="single" w:sz="4" w:space="0" w:color="auto"/>
              <w:right w:val="single" w:sz="4" w:space="0" w:color="auto"/>
            </w:tcBorders>
            <w:hideMark/>
          </w:tcPr>
          <w:p w14:paraId="1058B3E0" w14:textId="77777777" w:rsidR="00935F12" w:rsidRDefault="00935F12">
            <w:r>
              <w:rPr>
                <w:rFonts w:hint="eastAsia"/>
              </w:rPr>
              <w:t>指定なし</w:t>
            </w:r>
          </w:p>
        </w:tc>
      </w:tr>
      <w:tr w:rsidR="00935F12" w14:paraId="2B1F42D7"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396C6A05" w14:textId="77777777" w:rsidR="00935F12" w:rsidRDefault="00935F12">
            <w:r>
              <w:rPr>
                <w:rFonts w:hint="eastAsia"/>
              </w:rPr>
              <w:t>上限</w:t>
            </w:r>
          </w:p>
        </w:tc>
        <w:tc>
          <w:tcPr>
            <w:tcW w:w="6372" w:type="dxa"/>
            <w:tcBorders>
              <w:top w:val="single" w:sz="4" w:space="0" w:color="auto"/>
              <w:left w:val="single" w:sz="4" w:space="0" w:color="auto"/>
              <w:bottom w:val="single" w:sz="4" w:space="0" w:color="auto"/>
              <w:right w:val="single" w:sz="4" w:space="0" w:color="auto"/>
            </w:tcBorders>
            <w:hideMark/>
          </w:tcPr>
          <w:p w14:paraId="0F2C21F4" w14:textId="77777777" w:rsidR="00935F12" w:rsidRDefault="00935F12">
            <w:r>
              <w:rPr>
                <w:rFonts w:hint="eastAsia"/>
              </w:rPr>
              <w:t>指定なし</w:t>
            </w:r>
          </w:p>
        </w:tc>
      </w:tr>
      <w:tr w:rsidR="00935F12" w14:paraId="783E25D9"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69540A98" w14:textId="77777777" w:rsidR="00935F12" w:rsidRDefault="00935F12">
            <w:r>
              <w:rPr>
                <w:rFonts w:hint="eastAsia"/>
              </w:rPr>
              <w:t>プレースホルダ</w:t>
            </w:r>
          </w:p>
        </w:tc>
        <w:tc>
          <w:tcPr>
            <w:tcW w:w="6372" w:type="dxa"/>
            <w:tcBorders>
              <w:top w:val="single" w:sz="4" w:space="0" w:color="auto"/>
              <w:left w:val="single" w:sz="4" w:space="0" w:color="auto"/>
              <w:bottom w:val="single" w:sz="4" w:space="0" w:color="auto"/>
              <w:right w:val="single" w:sz="4" w:space="0" w:color="auto"/>
            </w:tcBorders>
            <w:hideMark/>
          </w:tcPr>
          <w:p w14:paraId="582756EA" w14:textId="77777777" w:rsidR="00935F12" w:rsidRDefault="00935F12">
            <w:r>
              <w:rPr>
                <w:rFonts w:hint="eastAsia"/>
              </w:rPr>
              <w:t>指定なし</w:t>
            </w:r>
          </w:p>
        </w:tc>
      </w:tr>
      <w:tr w:rsidR="00935F12" w14:paraId="1241C779"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033EE3AE" w14:textId="77777777" w:rsidR="00935F12" w:rsidRDefault="00935F12">
            <w:r>
              <w:rPr>
                <w:rFonts w:hint="eastAsia"/>
              </w:rPr>
              <w:t>初期値</w:t>
            </w:r>
          </w:p>
        </w:tc>
        <w:tc>
          <w:tcPr>
            <w:tcW w:w="6372" w:type="dxa"/>
            <w:tcBorders>
              <w:top w:val="single" w:sz="4" w:space="0" w:color="auto"/>
              <w:left w:val="single" w:sz="4" w:space="0" w:color="auto"/>
              <w:bottom w:val="single" w:sz="4" w:space="0" w:color="auto"/>
              <w:right w:val="single" w:sz="4" w:space="0" w:color="auto"/>
            </w:tcBorders>
            <w:hideMark/>
          </w:tcPr>
          <w:p w14:paraId="1EB148C7" w14:textId="77777777" w:rsidR="00935F12" w:rsidRDefault="00935F12">
            <w:r>
              <w:rPr>
                <w:rFonts w:hint="eastAsia"/>
              </w:rPr>
              <w:t>指定なし</w:t>
            </w:r>
          </w:p>
        </w:tc>
      </w:tr>
      <w:tr w:rsidR="00935F12" w14:paraId="2046FA6F"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008E3AE3" w14:textId="77777777" w:rsidR="00935F12" w:rsidRDefault="00935F12">
            <w:r>
              <w:rPr>
                <w:rFonts w:hint="eastAsia"/>
              </w:rPr>
              <w:t>備考</w:t>
            </w:r>
          </w:p>
        </w:tc>
        <w:tc>
          <w:tcPr>
            <w:tcW w:w="6372" w:type="dxa"/>
            <w:tcBorders>
              <w:top w:val="single" w:sz="4" w:space="0" w:color="auto"/>
              <w:left w:val="single" w:sz="4" w:space="0" w:color="auto"/>
              <w:bottom w:val="single" w:sz="4" w:space="0" w:color="auto"/>
              <w:right w:val="single" w:sz="4" w:space="0" w:color="auto"/>
            </w:tcBorders>
            <w:hideMark/>
          </w:tcPr>
          <w:p w14:paraId="6B75C657" w14:textId="77777777" w:rsidR="00935F12" w:rsidRDefault="00935F12">
            <w:r>
              <w:rPr>
                <w:rFonts w:hint="eastAsia"/>
              </w:rPr>
              <w:t>スキャンされた電子化文書を表示する。</w:t>
            </w:r>
          </w:p>
        </w:tc>
      </w:tr>
    </w:tbl>
    <w:p w14:paraId="5E0238E2" w14:textId="77777777" w:rsidR="00935F12" w:rsidRDefault="00935F12" w:rsidP="00935F12"/>
    <w:p w14:paraId="2C6EEF18" w14:textId="011E982C" w:rsidR="00AD79B6" w:rsidRDefault="00AD79B6" w:rsidP="00AD79B6">
      <w:pPr>
        <w:pStyle w:val="a5"/>
        <w:jc w:val="center"/>
      </w:pPr>
      <w:r>
        <w:t xml:space="preserve">表 </w:t>
      </w:r>
      <w:r w:rsidR="00935F12">
        <w:t>21</w:t>
      </w:r>
      <w:r>
        <w:t xml:space="preserve"> S03-C</w:t>
      </w:r>
      <w:r w:rsidR="00935F12">
        <w:t>12</w:t>
      </w:r>
    </w:p>
    <w:tbl>
      <w:tblPr>
        <w:tblStyle w:val="af3"/>
        <w:tblW w:w="0" w:type="auto"/>
        <w:tblLook w:val="04A0" w:firstRow="1" w:lastRow="0" w:firstColumn="1" w:lastColumn="0" w:noHBand="0" w:noVBand="1"/>
      </w:tblPr>
      <w:tblGrid>
        <w:gridCol w:w="2122"/>
        <w:gridCol w:w="6372"/>
      </w:tblGrid>
      <w:tr w:rsidR="00AD79B6" w14:paraId="4B0A4FCD" w14:textId="77777777" w:rsidTr="00BC0ED4">
        <w:tc>
          <w:tcPr>
            <w:tcW w:w="2122" w:type="dxa"/>
            <w:shd w:val="clear" w:color="auto" w:fill="F2F2F2" w:themeFill="background1" w:themeFillShade="F2"/>
          </w:tcPr>
          <w:p w14:paraId="36D73B85"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7A1321F3" w14:textId="77777777" w:rsidR="00AD79B6" w:rsidRPr="00350E92" w:rsidRDefault="00AD79B6" w:rsidP="00BC0ED4">
            <w:pPr>
              <w:rPr>
                <w:b/>
                <w:bCs/>
              </w:rPr>
            </w:pPr>
            <w:r w:rsidRPr="00350E92">
              <w:rPr>
                <w:rFonts w:hint="eastAsia"/>
                <w:b/>
                <w:bCs/>
              </w:rPr>
              <w:t>概要</w:t>
            </w:r>
          </w:p>
        </w:tc>
      </w:tr>
      <w:tr w:rsidR="00AD79B6" w14:paraId="58ADC2D1" w14:textId="77777777" w:rsidTr="00BC0ED4">
        <w:tc>
          <w:tcPr>
            <w:tcW w:w="2122" w:type="dxa"/>
          </w:tcPr>
          <w:p w14:paraId="65A4544C" w14:textId="77777777" w:rsidR="00AD79B6" w:rsidRDefault="00AD79B6" w:rsidP="00BC0ED4">
            <w:r>
              <w:rPr>
                <w:rFonts w:hint="eastAsia"/>
              </w:rPr>
              <w:t>コード</w:t>
            </w:r>
          </w:p>
        </w:tc>
        <w:tc>
          <w:tcPr>
            <w:tcW w:w="6372" w:type="dxa"/>
          </w:tcPr>
          <w:p w14:paraId="6C42C5DE" w14:textId="53410051" w:rsidR="00AD79B6" w:rsidRDefault="00AD79B6" w:rsidP="00BC0ED4">
            <w:r>
              <w:t>S03-C</w:t>
            </w:r>
            <w:r w:rsidR="00935F12">
              <w:t>12</w:t>
            </w:r>
          </w:p>
        </w:tc>
      </w:tr>
      <w:tr w:rsidR="00AD79B6" w14:paraId="03E18F40" w14:textId="77777777" w:rsidTr="00BC0ED4">
        <w:tc>
          <w:tcPr>
            <w:tcW w:w="2122" w:type="dxa"/>
          </w:tcPr>
          <w:p w14:paraId="1D17BECB" w14:textId="77777777" w:rsidR="00AD79B6" w:rsidRDefault="00AD79B6" w:rsidP="00BC0ED4">
            <w:r>
              <w:rPr>
                <w:rFonts w:hint="eastAsia"/>
              </w:rPr>
              <w:t>項目名</w:t>
            </w:r>
          </w:p>
        </w:tc>
        <w:tc>
          <w:tcPr>
            <w:tcW w:w="6372" w:type="dxa"/>
          </w:tcPr>
          <w:p w14:paraId="32FF36AE" w14:textId="7FB5F73B" w:rsidR="00AD79B6" w:rsidRDefault="00AD79B6" w:rsidP="00BC0ED4">
            <w:r>
              <w:rPr>
                <w:rFonts w:hint="eastAsia"/>
              </w:rPr>
              <w:t>署名検証ステータス</w:t>
            </w:r>
          </w:p>
        </w:tc>
      </w:tr>
      <w:tr w:rsidR="00AD79B6" w14:paraId="0E9FA64A" w14:textId="77777777" w:rsidTr="00BC0ED4">
        <w:tc>
          <w:tcPr>
            <w:tcW w:w="2122" w:type="dxa"/>
          </w:tcPr>
          <w:p w14:paraId="7F413C26" w14:textId="77777777" w:rsidR="00AD79B6" w:rsidRDefault="00AD79B6" w:rsidP="00BC0ED4">
            <w:r>
              <w:rPr>
                <w:rFonts w:hint="eastAsia"/>
              </w:rPr>
              <w:t>形式</w:t>
            </w:r>
          </w:p>
        </w:tc>
        <w:tc>
          <w:tcPr>
            <w:tcW w:w="6372" w:type="dxa"/>
          </w:tcPr>
          <w:p w14:paraId="04AD7CF6" w14:textId="77777777" w:rsidR="00AD79B6" w:rsidRDefault="00AD79B6" w:rsidP="00BC0ED4">
            <w:r>
              <w:rPr>
                <w:rFonts w:hint="eastAsia"/>
              </w:rPr>
              <w:t>テキストラベル</w:t>
            </w:r>
          </w:p>
        </w:tc>
      </w:tr>
      <w:tr w:rsidR="00AD79B6" w14:paraId="576B855E" w14:textId="77777777" w:rsidTr="00BC0ED4">
        <w:tc>
          <w:tcPr>
            <w:tcW w:w="2122" w:type="dxa"/>
          </w:tcPr>
          <w:p w14:paraId="1DBB0BD9" w14:textId="77777777" w:rsidR="00AD79B6" w:rsidRDefault="00AD79B6" w:rsidP="00BC0ED4">
            <w:r>
              <w:rPr>
                <w:rFonts w:hint="eastAsia"/>
              </w:rPr>
              <w:t>必須</w:t>
            </w:r>
          </w:p>
        </w:tc>
        <w:tc>
          <w:tcPr>
            <w:tcW w:w="6372" w:type="dxa"/>
          </w:tcPr>
          <w:p w14:paraId="2BC248B1" w14:textId="77777777" w:rsidR="00AD79B6" w:rsidRDefault="00AD79B6" w:rsidP="00BC0ED4">
            <w:r>
              <w:rPr>
                <w:rFonts w:hint="eastAsia"/>
              </w:rPr>
              <w:t>YES</w:t>
            </w:r>
          </w:p>
        </w:tc>
      </w:tr>
      <w:tr w:rsidR="00AD79B6" w14:paraId="79476CCC" w14:textId="77777777" w:rsidTr="00BC0ED4">
        <w:tc>
          <w:tcPr>
            <w:tcW w:w="2122" w:type="dxa"/>
          </w:tcPr>
          <w:p w14:paraId="52E84389" w14:textId="77777777" w:rsidR="00AD79B6" w:rsidRDefault="00AD79B6" w:rsidP="00BC0ED4">
            <w:r>
              <w:rPr>
                <w:rFonts w:hint="eastAsia"/>
              </w:rPr>
              <w:t>フォーマット</w:t>
            </w:r>
          </w:p>
        </w:tc>
        <w:tc>
          <w:tcPr>
            <w:tcW w:w="6372" w:type="dxa"/>
          </w:tcPr>
          <w:p w14:paraId="3373B730" w14:textId="2F7AE84F" w:rsidR="00AD79B6" w:rsidRDefault="00AD79B6" w:rsidP="00BC0ED4">
            <w:r>
              <w:rPr>
                <w:rFonts w:hint="eastAsia"/>
              </w:rPr>
              <w:t>半角</w:t>
            </w:r>
            <w:r w:rsidR="00935F12">
              <w:rPr>
                <w:rFonts w:hint="eastAsia"/>
              </w:rPr>
              <w:t>・全角</w:t>
            </w:r>
            <w:r>
              <w:rPr>
                <w:rFonts w:hint="eastAsia"/>
              </w:rPr>
              <w:t>文字列</w:t>
            </w:r>
          </w:p>
        </w:tc>
      </w:tr>
      <w:tr w:rsidR="00AD79B6" w14:paraId="34AA8DCA" w14:textId="77777777" w:rsidTr="00BC0ED4">
        <w:tc>
          <w:tcPr>
            <w:tcW w:w="2122" w:type="dxa"/>
          </w:tcPr>
          <w:p w14:paraId="4425CF70" w14:textId="77777777" w:rsidR="00AD79B6" w:rsidRDefault="00AD79B6" w:rsidP="00BC0ED4">
            <w:r>
              <w:rPr>
                <w:rFonts w:hint="eastAsia"/>
              </w:rPr>
              <w:t>桁数</w:t>
            </w:r>
          </w:p>
        </w:tc>
        <w:tc>
          <w:tcPr>
            <w:tcW w:w="6372" w:type="dxa"/>
          </w:tcPr>
          <w:p w14:paraId="7993C2F1" w14:textId="192EDF24" w:rsidR="00AD79B6" w:rsidRDefault="00AD79B6" w:rsidP="00BC0ED4">
            <w:r>
              <w:rPr>
                <w:rFonts w:hint="eastAsia"/>
              </w:rPr>
              <w:t>指定なし</w:t>
            </w:r>
          </w:p>
        </w:tc>
      </w:tr>
      <w:tr w:rsidR="00AD79B6" w14:paraId="6A0B232E" w14:textId="77777777" w:rsidTr="00BC0ED4">
        <w:tc>
          <w:tcPr>
            <w:tcW w:w="2122" w:type="dxa"/>
          </w:tcPr>
          <w:p w14:paraId="0E0E4A24" w14:textId="77777777" w:rsidR="00AD79B6" w:rsidRDefault="00AD79B6" w:rsidP="00BC0ED4">
            <w:r>
              <w:rPr>
                <w:rFonts w:hint="eastAsia"/>
              </w:rPr>
              <w:t>下限</w:t>
            </w:r>
          </w:p>
        </w:tc>
        <w:tc>
          <w:tcPr>
            <w:tcW w:w="6372" w:type="dxa"/>
          </w:tcPr>
          <w:p w14:paraId="553EECB1" w14:textId="77777777" w:rsidR="00AD79B6" w:rsidRDefault="00AD79B6" w:rsidP="00BC0ED4">
            <w:r>
              <w:rPr>
                <w:rFonts w:hint="eastAsia"/>
              </w:rPr>
              <w:t>指定なし</w:t>
            </w:r>
          </w:p>
        </w:tc>
      </w:tr>
      <w:tr w:rsidR="00AD79B6" w14:paraId="2E125B5D" w14:textId="77777777" w:rsidTr="00BC0ED4">
        <w:tc>
          <w:tcPr>
            <w:tcW w:w="2122" w:type="dxa"/>
          </w:tcPr>
          <w:p w14:paraId="48519698" w14:textId="77777777" w:rsidR="00AD79B6" w:rsidRDefault="00AD79B6" w:rsidP="00BC0ED4">
            <w:r>
              <w:rPr>
                <w:rFonts w:hint="eastAsia"/>
              </w:rPr>
              <w:t>上限</w:t>
            </w:r>
          </w:p>
        </w:tc>
        <w:tc>
          <w:tcPr>
            <w:tcW w:w="6372" w:type="dxa"/>
          </w:tcPr>
          <w:p w14:paraId="7D0B1ADC" w14:textId="77777777" w:rsidR="00AD79B6" w:rsidRDefault="00AD79B6" w:rsidP="00BC0ED4">
            <w:r>
              <w:rPr>
                <w:rFonts w:hint="eastAsia"/>
              </w:rPr>
              <w:t>指定なし</w:t>
            </w:r>
          </w:p>
        </w:tc>
      </w:tr>
      <w:tr w:rsidR="00AD79B6" w14:paraId="6AA56A0F" w14:textId="77777777" w:rsidTr="00BC0ED4">
        <w:tc>
          <w:tcPr>
            <w:tcW w:w="2122" w:type="dxa"/>
          </w:tcPr>
          <w:p w14:paraId="1147D8ED" w14:textId="77777777" w:rsidR="00AD79B6" w:rsidRDefault="00AD79B6" w:rsidP="00BC0ED4">
            <w:r>
              <w:rPr>
                <w:rFonts w:hint="eastAsia"/>
              </w:rPr>
              <w:t>プレースホルダ</w:t>
            </w:r>
          </w:p>
        </w:tc>
        <w:tc>
          <w:tcPr>
            <w:tcW w:w="6372" w:type="dxa"/>
          </w:tcPr>
          <w:p w14:paraId="0C59C348" w14:textId="77777777" w:rsidR="00AD79B6" w:rsidRDefault="00AD79B6" w:rsidP="00BC0ED4">
            <w:r>
              <w:rPr>
                <w:rFonts w:hint="eastAsia"/>
              </w:rPr>
              <w:t>指定なし</w:t>
            </w:r>
          </w:p>
        </w:tc>
      </w:tr>
      <w:tr w:rsidR="00AD79B6" w14:paraId="1E4E0CC2" w14:textId="77777777" w:rsidTr="00BC0ED4">
        <w:tc>
          <w:tcPr>
            <w:tcW w:w="2122" w:type="dxa"/>
          </w:tcPr>
          <w:p w14:paraId="66E2B789" w14:textId="77777777" w:rsidR="00AD79B6" w:rsidRDefault="00AD79B6" w:rsidP="00BC0ED4">
            <w:r>
              <w:rPr>
                <w:rFonts w:hint="eastAsia"/>
              </w:rPr>
              <w:t>初期値</w:t>
            </w:r>
          </w:p>
        </w:tc>
        <w:tc>
          <w:tcPr>
            <w:tcW w:w="6372" w:type="dxa"/>
          </w:tcPr>
          <w:p w14:paraId="22A7E6CD" w14:textId="77777777" w:rsidR="00AD79B6" w:rsidRDefault="00AD79B6" w:rsidP="00BC0ED4">
            <w:r>
              <w:rPr>
                <w:rFonts w:hint="eastAsia"/>
              </w:rPr>
              <w:t>指定なし</w:t>
            </w:r>
          </w:p>
        </w:tc>
      </w:tr>
      <w:tr w:rsidR="00AD79B6" w14:paraId="7C14983D" w14:textId="77777777" w:rsidTr="00BC0ED4">
        <w:tc>
          <w:tcPr>
            <w:tcW w:w="2122" w:type="dxa"/>
          </w:tcPr>
          <w:p w14:paraId="334C307D" w14:textId="77777777" w:rsidR="00AD79B6" w:rsidRDefault="00AD79B6" w:rsidP="00BC0ED4">
            <w:r>
              <w:rPr>
                <w:rFonts w:hint="eastAsia"/>
              </w:rPr>
              <w:t>備考</w:t>
            </w:r>
          </w:p>
        </w:tc>
        <w:tc>
          <w:tcPr>
            <w:tcW w:w="6372" w:type="dxa"/>
          </w:tcPr>
          <w:p w14:paraId="0CED063A" w14:textId="0B153903" w:rsidR="00AD79B6" w:rsidRDefault="00935F12" w:rsidP="00BC0ED4">
            <w:r w:rsidRPr="00935F12">
              <w:t>Verifiable Credentialsの署名検証状態をアイコン</w:t>
            </w:r>
            <w:r>
              <w:rPr>
                <w:rFonts w:hint="eastAsia"/>
              </w:rPr>
              <w:t>で</w:t>
            </w:r>
            <w:r w:rsidRPr="00935F12">
              <w:t>示</w:t>
            </w:r>
            <w:r>
              <w:rPr>
                <w:rFonts w:hint="eastAsia"/>
              </w:rPr>
              <w:t>す。</w:t>
            </w:r>
            <w:r w:rsidRPr="00935F12">
              <w:t>併せて、スキャン日時・設置場所・ユーザ名を表示する。</w:t>
            </w:r>
          </w:p>
        </w:tc>
      </w:tr>
    </w:tbl>
    <w:p w14:paraId="3D214CB4" w14:textId="0D7FF320" w:rsidR="00935F12" w:rsidRDefault="00935F12" w:rsidP="00AD79B6"/>
    <w:p w14:paraId="009ECF05" w14:textId="77777777" w:rsidR="00935F12" w:rsidRDefault="00935F12">
      <w:r>
        <w:br w:type="page"/>
      </w:r>
    </w:p>
    <w:p w14:paraId="4F67F9B4" w14:textId="77777777" w:rsidR="00AD79B6" w:rsidRPr="002765D4" w:rsidRDefault="00AD79B6" w:rsidP="00AD79B6">
      <w:pPr>
        <w:pStyle w:val="4"/>
      </w:pPr>
      <w:r w:rsidRPr="002765D4">
        <w:rPr>
          <w:rFonts w:hint="eastAsia"/>
        </w:rPr>
        <w:lastRenderedPageBreak/>
        <w:t>イベント定義</w:t>
      </w:r>
    </w:p>
    <w:p w14:paraId="62E3436F" w14:textId="77777777" w:rsidR="00AD79B6" w:rsidRDefault="00AD79B6" w:rsidP="00AD79B6">
      <w:pPr>
        <w:pStyle w:val="a5"/>
        <w:jc w:val="center"/>
      </w:pPr>
      <w:r>
        <w:t xml:space="preserve">表 </w:t>
      </w:r>
      <w:fldSimple w:instr=" SEQ 表 \* ARABIC ">
        <w:r>
          <w:rPr>
            <w:noProof/>
          </w:rPr>
          <w:t>22</w:t>
        </w:r>
      </w:fldSimple>
      <w:r>
        <w:t xml:space="preserve"> S03-E01</w:t>
      </w:r>
    </w:p>
    <w:tbl>
      <w:tblPr>
        <w:tblStyle w:val="af3"/>
        <w:tblW w:w="0" w:type="auto"/>
        <w:tblLook w:val="04A0" w:firstRow="1" w:lastRow="0" w:firstColumn="1" w:lastColumn="0" w:noHBand="0" w:noVBand="1"/>
      </w:tblPr>
      <w:tblGrid>
        <w:gridCol w:w="2122"/>
        <w:gridCol w:w="6372"/>
      </w:tblGrid>
      <w:tr w:rsidR="00AD79B6" w14:paraId="4E98AFC6" w14:textId="77777777" w:rsidTr="00BC0ED4">
        <w:tc>
          <w:tcPr>
            <w:tcW w:w="2122" w:type="dxa"/>
            <w:shd w:val="clear" w:color="auto" w:fill="F2F2F2" w:themeFill="background1" w:themeFillShade="F2"/>
          </w:tcPr>
          <w:p w14:paraId="439ED962" w14:textId="77777777" w:rsidR="00AD79B6" w:rsidRPr="00350E92" w:rsidRDefault="00AD79B6" w:rsidP="00BC0ED4">
            <w:pPr>
              <w:rPr>
                <w:b/>
                <w:bCs/>
              </w:rPr>
            </w:pPr>
            <w:r>
              <w:rPr>
                <w:rFonts w:hint="eastAsia"/>
                <w:b/>
                <w:bCs/>
              </w:rPr>
              <w:t>名称</w:t>
            </w:r>
          </w:p>
        </w:tc>
        <w:tc>
          <w:tcPr>
            <w:tcW w:w="6372" w:type="dxa"/>
            <w:shd w:val="clear" w:color="auto" w:fill="F2F2F2" w:themeFill="background1" w:themeFillShade="F2"/>
          </w:tcPr>
          <w:p w14:paraId="40065932" w14:textId="77777777" w:rsidR="00AD79B6" w:rsidRPr="00350E92" w:rsidRDefault="00AD79B6" w:rsidP="00BC0ED4">
            <w:pPr>
              <w:rPr>
                <w:b/>
                <w:bCs/>
              </w:rPr>
            </w:pPr>
            <w:r w:rsidRPr="00350E92">
              <w:rPr>
                <w:rFonts w:hint="eastAsia"/>
                <w:b/>
                <w:bCs/>
              </w:rPr>
              <w:t>概要</w:t>
            </w:r>
          </w:p>
        </w:tc>
      </w:tr>
      <w:tr w:rsidR="00AD79B6" w14:paraId="442BFC1F" w14:textId="77777777" w:rsidTr="00BC0ED4">
        <w:tc>
          <w:tcPr>
            <w:tcW w:w="2122" w:type="dxa"/>
          </w:tcPr>
          <w:p w14:paraId="529C2C40" w14:textId="77777777" w:rsidR="00AD79B6" w:rsidRDefault="00AD79B6" w:rsidP="00BC0ED4">
            <w:r>
              <w:rPr>
                <w:rFonts w:hint="eastAsia"/>
              </w:rPr>
              <w:t>コード</w:t>
            </w:r>
          </w:p>
        </w:tc>
        <w:tc>
          <w:tcPr>
            <w:tcW w:w="6372" w:type="dxa"/>
          </w:tcPr>
          <w:p w14:paraId="4C5A6D9D" w14:textId="77777777" w:rsidR="00AD79B6" w:rsidRDefault="00AD79B6" w:rsidP="00BC0ED4">
            <w:r>
              <w:t>S03-E01</w:t>
            </w:r>
          </w:p>
        </w:tc>
      </w:tr>
      <w:tr w:rsidR="00AD79B6" w14:paraId="5CD1830F" w14:textId="77777777" w:rsidTr="00BC0ED4">
        <w:tc>
          <w:tcPr>
            <w:tcW w:w="2122" w:type="dxa"/>
          </w:tcPr>
          <w:p w14:paraId="6674142A" w14:textId="77777777" w:rsidR="00AD79B6" w:rsidRDefault="00AD79B6" w:rsidP="00BC0ED4">
            <w:r>
              <w:rPr>
                <w:rFonts w:hint="eastAsia"/>
              </w:rPr>
              <w:t>項目名</w:t>
            </w:r>
          </w:p>
        </w:tc>
        <w:tc>
          <w:tcPr>
            <w:tcW w:w="6372" w:type="dxa"/>
          </w:tcPr>
          <w:p w14:paraId="0E368679" w14:textId="77777777" w:rsidR="00AD79B6" w:rsidRDefault="00AD79B6" w:rsidP="00BC0ED4">
            <w:r>
              <w:rPr>
                <w:rFonts w:hint="eastAsia"/>
              </w:rPr>
              <w:t>ログアウト</w:t>
            </w:r>
          </w:p>
        </w:tc>
      </w:tr>
      <w:tr w:rsidR="00AD79B6" w14:paraId="4CF2F3C1" w14:textId="77777777" w:rsidTr="00BC0ED4">
        <w:tc>
          <w:tcPr>
            <w:tcW w:w="2122" w:type="dxa"/>
          </w:tcPr>
          <w:p w14:paraId="6C9DABA4" w14:textId="77777777" w:rsidR="00AD79B6" w:rsidRDefault="00AD79B6" w:rsidP="00BC0ED4">
            <w:r>
              <w:rPr>
                <w:rFonts w:hint="eastAsia"/>
              </w:rPr>
              <w:t>トリガー</w:t>
            </w:r>
          </w:p>
        </w:tc>
        <w:tc>
          <w:tcPr>
            <w:tcW w:w="6372" w:type="dxa"/>
          </w:tcPr>
          <w:p w14:paraId="77CEA092" w14:textId="77777777" w:rsidR="00AD79B6" w:rsidRDefault="00AD79B6" w:rsidP="00BC0ED4">
            <w:r>
              <w:rPr>
                <w:rFonts w:hint="eastAsia"/>
              </w:rPr>
              <w:t>クリック</w:t>
            </w:r>
          </w:p>
        </w:tc>
      </w:tr>
      <w:tr w:rsidR="00AD79B6" w14:paraId="3A9CB734" w14:textId="77777777" w:rsidTr="00BC0ED4">
        <w:tc>
          <w:tcPr>
            <w:tcW w:w="2122" w:type="dxa"/>
          </w:tcPr>
          <w:p w14:paraId="1F7E108D" w14:textId="77777777" w:rsidR="00AD79B6" w:rsidRDefault="00AD79B6" w:rsidP="00BC0ED4">
            <w:r>
              <w:rPr>
                <w:rFonts w:hint="eastAsia"/>
              </w:rPr>
              <w:t>処理</w:t>
            </w:r>
          </w:p>
        </w:tc>
        <w:tc>
          <w:tcPr>
            <w:tcW w:w="6372" w:type="dxa"/>
          </w:tcPr>
          <w:p w14:paraId="424DB81B" w14:textId="77777777" w:rsidR="00AD79B6" w:rsidRDefault="00AD79B6" w:rsidP="00BC0ED4">
            <w:r>
              <w:rPr>
                <w:rFonts w:hint="eastAsia"/>
              </w:rPr>
              <w:t>セッション情報 (ログイン情報</w:t>
            </w:r>
            <w:r>
              <w:t xml:space="preserve">) </w:t>
            </w:r>
            <w:r>
              <w:rPr>
                <w:rFonts w:hint="eastAsia"/>
              </w:rPr>
              <w:t>をサーバーサイドから削除し、ログアウト状態へ移行する。その後、ログイン画面へ遷移させる。</w:t>
            </w:r>
          </w:p>
        </w:tc>
      </w:tr>
    </w:tbl>
    <w:p w14:paraId="684A55DB" w14:textId="77777777" w:rsidR="00935F12" w:rsidRDefault="00935F12" w:rsidP="00935F12"/>
    <w:p w14:paraId="06CCB1CA" w14:textId="77777777" w:rsidR="00935F12" w:rsidRDefault="00935F12" w:rsidP="00935F12">
      <w:pPr>
        <w:pStyle w:val="a5"/>
        <w:jc w:val="center"/>
      </w:pPr>
      <w:r>
        <w:rPr>
          <w:rFonts w:hint="eastAsia"/>
        </w:rPr>
        <w:t xml:space="preserve">表 </w:t>
      </w:r>
      <w:r>
        <w:rPr>
          <w:rFonts w:hint="eastAsia"/>
        </w:rPr>
        <w:fldChar w:fldCharType="begin"/>
      </w:r>
      <w:r>
        <w:rPr>
          <w:rFonts w:hint="eastAsia"/>
        </w:rPr>
        <w:instrText xml:space="preserve"> SEQ 表 \* ARABIC </w:instrText>
      </w:r>
      <w:r>
        <w:rPr>
          <w:rFonts w:hint="eastAsia"/>
        </w:rPr>
        <w:fldChar w:fldCharType="separate"/>
      </w:r>
      <w:r>
        <w:rPr>
          <w:rFonts w:hint="eastAsia"/>
          <w:noProof/>
        </w:rPr>
        <w:t>23</w:t>
      </w:r>
      <w:r>
        <w:rPr>
          <w:rFonts w:hint="eastAsia"/>
        </w:rPr>
        <w:fldChar w:fldCharType="end"/>
      </w:r>
      <w:r>
        <w:rPr>
          <w:rFonts w:hint="eastAsia"/>
        </w:rPr>
        <w:t xml:space="preserve"> S03-E02</w:t>
      </w:r>
    </w:p>
    <w:tbl>
      <w:tblPr>
        <w:tblStyle w:val="af3"/>
        <w:tblW w:w="0" w:type="auto"/>
        <w:tblLook w:val="04A0" w:firstRow="1" w:lastRow="0" w:firstColumn="1" w:lastColumn="0" w:noHBand="0" w:noVBand="1"/>
      </w:tblPr>
      <w:tblGrid>
        <w:gridCol w:w="2122"/>
        <w:gridCol w:w="6372"/>
      </w:tblGrid>
      <w:tr w:rsidR="00935F12" w14:paraId="33ADFEC6" w14:textId="77777777" w:rsidTr="00935F12">
        <w:tc>
          <w:tcPr>
            <w:tcW w:w="212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5CD5631" w14:textId="77777777" w:rsidR="00935F12" w:rsidRDefault="00935F12">
            <w:pPr>
              <w:rPr>
                <w:b/>
                <w:bCs/>
              </w:rPr>
            </w:pPr>
            <w:r>
              <w:rPr>
                <w:rFonts w:hint="eastAsia"/>
                <w:b/>
                <w:bCs/>
              </w:rPr>
              <w:t>名称</w:t>
            </w:r>
          </w:p>
        </w:tc>
        <w:tc>
          <w:tcPr>
            <w:tcW w:w="6372"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1707E66" w14:textId="77777777" w:rsidR="00935F12" w:rsidRDefault="00935F12">
            <w:pPr>
              <w:rPr>
                <w:b/>
                <w:bCs/>
              </w:rPr>
            </w:pPr>
            <w:r>
              <w:rPr>
                <w:rFonts w:hint="eastAsia"/>
                <w:b/>
                <w:bCs/>
              </w:rPr>
              <w:t>概要</w:t>
            </w:r>
          </w:p>
        </w:tc>
      </w:tr>
      <w:tr w:rsidR="00935F12" w14:paraId="2A502B48"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3513C51A" w14:textId="77777777" w:rsidR="00935F12" w:rsidRDefault="00935F12">
            <w:r>
              <w:rPr>
                <w:rFonts w:hint="eastAsia"/>
              </w:rPr>
              <w:t>コード</w:t>
            </w:r>
          </w:p>
        </w:tc>
        <w:tc>
          <w:tcPr>
            <w:tcW w:w="6372" w:type="dxa"/>
            <w:tcBorders>
              <w:top w:val="single" w:sz="4" w:space="0" w:color="auto"/>
              <w:left w:val="single" w:sz="4" w:space="0" w:color="auto"/>
              <w:bottom w:val="single" w:sz="4" w:space="0" w:color="auto"/>
              <w:right w:val="single" w:sz="4" w:space="0" w:color="auto"/>
            </w:tcBorders>
            <w:hideMark/>
          </w:tcPr>
          <w:p w14:paraId="527D41BF" w14:textId="77777777" w:rsidR="00935F12" w:rsidRDefault="00935F12">
            <w:r>
              <w:rPr>
                <w:rFonts w:hint="eastAsia"/>
              </w:rPr>
              <w:t>S03-E02</w:t>
            </w:r>
          </w:p>
        </w:tc>
      </w:tr>
      <w:tr w:rsidR="00935F12" w14:paraId="63AD03B5"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60993C66" w14:textId="77777777" w:rsidR="00935F12" w:rsidRDefault="00935F12">
            <w:r>
              <w:rPr>
                <w:rFonts w:hint="eastAsia"/>
              </w:rPr>
              <w:t>項目名</w:t>
            </w:r>
          </w:p>
        </w:tc>
        <w:tc>
          <w:tcPr>
            <w:tcW w:w="6372" w:type="dxa"/>
            <w:tcBorders>
              <w:top w:val="single" w:sz="4" w:space="0" w:color="auto"/>
              <w:left w:val="single" w:sz="4" w:space="0" w:color="auto"/>
              <w:bottom w:val="single" w:sz="4" w:space="0" w:color="auto"/>
              <w:right w:val="single" w:sz="4" w:space="0" w:color="auto"/>
            </w:tcBorders>
            <w:hideMark/>
          </w:tcPr>
          <w:p w14:paraId="71AF0DB0" w14:textId="77777777" w:rsidR="00935F12" w:rsidRDefault="00935F12">
            <w:r>
              <w:rPr>
                <w:rFonts w:hint="eastAsia"/>
              </w:rPr>
              <w:t>ページネーション (前ページ・次ページ)</w:t>
            </w:r>
          </w:p>
        </w:tc>
      </w:tr>
      <w:tr w:rsidR="00935F12" w14:paraId="2BE3A934"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7F7430CF" w14:textId="77777777" w:rsidR="00935F12" w:rsidRDefault="00935F12">
            <w:r>
              <w:rPr>
                <w:rFonts w:hint="eastAsia"/>
              </w:rPr>
              <w:t>トリガー</w:t>
            </w:r>
          </w:p>
        </w:tc>
        <w:tc>
          <w:tcPr>
            <w:tcW w:w="6372" w:type="dxa"/>
            <w:tcBorders>
              <w:top w:val="single" w:sz="4" w:space="0" w:color="auto"/>
              <w:left w:val="single" w:sz="4" w:space="0" w:color="auto"/>
              <w:bottom w:val="single" w:sz="4" w:space="0" w:color="auto"/>
              <w:right w:val="single" w:sz="4" w:space="0" w:color="auto"/>
            </w:tcBorders>
            <w:hideMark/>
          </w:tcPr>
          <w:p w14:paraId="27817148" w14:textId="77777777" w:rsidR="00935F12" w:rsidRDefault="00935F12">
            <w:r>
              <w:rPr>
                <w:rFonts w:hint="eastAsia"/>
              </w:rPr>
              <w:t>クリック</w:t>
            </w:r>
          </w:p>
        </w:tc>
      </w:tr>
      <w:tr w:rsidR="00935F12" w14:paraId="1313537F" w14:textId="77777777" w:rsidTr="00935F12">
        <w:tc>
          <w:tcPr>
            <w:tcW w:w="2122" w:type="dxa"/>
            <w:tcBorders>
              <w:top w:val="single" w:sz="4" w:space="0" w:color="auto"/>
              <w:left w:val="single" w:sz="4" w:space="0" w:color="auto"/>
              <w:bottom w:val="single" w:sz="4" w:space="0" w:color="auto"/>
              <w:right w:val="single" w:sz="4" w:space="0" w:color="auto"/>
            </w:tcBorders>
            <w:hideMark/>
          </w:tcPr>
          <w:p w14:paraId="57DF05C2" w14:textId="77777777" w:rsidR="00935F12" w:rsidRDefault="00935F12">
            <w:r>
              <w:rPr>
                <w:rFonts w:hint="eastAsia"/>
              </w:rPr>
              <w:t>処理</w:t>
            </w:r>
          </w:p>
        </w:tc>
        <w:tc>
          <w:tcPr>
            <w:tcW w:w="6372" w:type="dxa"/>
            <w:tcBorders>
              <w:top w:val="single" w:sz="4" w:space="0" w:color="auto"/>
              <w:left w:val="single" w:sz="4" w:space="0" w:color="auto"/>
              <w:bottom w:val="single" w:sz="4" w:space="0" w:color="auto"/>
              <w:right w:val="single" w:sz="4" w:space="0" w:color="auto"/>
            </w:tcBorders>
            <w:hideMark/>
          </w:tcPr>
          <w:p w14:paraId="21ECC376" w14:textId="77777777" w:rsidR="00935F12" w:rsidRDefault="00935F12">
            <w:r>
              <w:rPr>
                <w:rFonts w:hint="eastAsia"/>
              </w:rPr>
              <w:t>表示されたPDF文書のページネーション (ページ数上限の定めなし)。ページが存在する場合は活性、ページが存在しない場合は非活性のボタンとして表現される。ボタンとともに「ページ数・総ページ数」を併せて表示する。</w:t>
            </w:r>
          </w:p>
        </w:tc>
      </w:tr>
    </w:tbl>
    <w:p w14:paraId="6776E981" w14:textId="77777777" w:rsidR="00935F12" w:rsidRDefault="00935F12" w:rsidP="00935F12"/>
    <w:p w14:paraId="292D261A" w14:textId="77777777" w:rsidR="00AD79B6" w:rsidRPr="00935F12" w:rsidRDefault="00AD79B6" w:rsidP="00AD79B6"/>
    <w:p w14:paraId="4E2B5AFB" w14:textId="01FB8D49" w:rsidR="00BE5B72" w:rsidRPr="00AD79B6" w:rsidRDefault="00AD79B6" w:rsidP="00BE5B72">
      <w:r>
        <w:br w:type="page"/>
      </w:r>
    </w:p>
    <w:p w14:paraId="745D9F75" w14:textId="2CE7B2A6" w:rsidR="00173DB6" w:rsidRDefault="00173DB6" w:rsidP="00AD79B6">
      <w:pPr>
        <w:pStyle w:val="1"/>
        <w:ind w:left="360"/>
      </w:pPr>
      <w:bookmarkStart w:id="39" w:name="_Toc127974553"/>
      <w:r>
        <w:rPr>
          <w:rFonts w:hint="eastAsia"/>
        </w:rPr>
        <w:lastRenderedPageBreak/>
        <w:t>Appendix</w:t>
      </w:r>
      <w:bookmarkEnd w:id="39"/>
    </w:p>
    <w:p w14:paraId="0A3F235F" w14:textId="0B07F35D" w:rsidR="00173DB6" w:rsidRDefault="002D7B2F" w:rsidP="00173DB6">
      <w:r>
        <w:rPr>
          <w:rFonts w:hint="eastAsia"/>
        </w:rPr>
        <w:t>設計書内に添付した図のPluntUMLファイルを添付する</w:t>
      </w:r>
    </w:p>
    <w:p w14:paraId="50BBD490" w14:textId="5DC9C1DD" w:rsidR="002D7B2F" w:rsidRDefault="002D7B2F" w:rsidP="00173DB6">
      <w:r>
        <w:t xml:space="preserve">2.1 </w:t>
      </w:r>
      <w:r w:rsidR="00AD79B6">
        <w:object w:dxaOrig="1541" w:dyaOrig="1058" w14:anchorId="201F1E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3.25pt" o:ole="">
            <v:imagedata r:id="rId27" o:title=""/>
          </v:shape>
          <o:OLEObject Type="Embed" ProgID="Package" ShapeID="_x0000_i1025" DrawAspect="Icon" ObjectID="_1740482750" r:id="rId28"/>
        </w:object>
      </w:r>
    </w:p>
    <w:p w14:paraId="13A6D6A1" w14:textId="051C9475" w:rsidR="002D7B2F" w:rsidRDefault="002D7B2F" w:rsidP="00173DB6">
      <w:r>
        <w:rPr>
          <w:rFonts w:hint="eastAsia"/>
        </w:rPr>
        <w:t>2</w:t>
      </w:r>
      <w:r>
        <w:t xml:space="preserve">.2 </w:t>
      </w:r>
      <w:r w:rsidR="00AD79B6">
        <w:object w:dxaOrig="1541" w:dyaOrig="1058" w14:anchorId="34780F7E">
          <v:shape id="_x0000_i1026" type="#_x0000_t75" style="width:77.25pt;height:53.25pt" o:ole="">
            <v:imagedata r:id="rId29" o:title=""/>
          </v:shape>
          <o:OLEObject Type="Embed" ProgID="Package" ShapeID="_x0000_i1026" DrawAspect="Icon" ObjectID="_1740482751" r:id="rId30"/>
        </w:object>
      </w:r>
    </w:p>
    <w:p w14:paraId="70DD42AA" w14:textId="4A89C734" w:rsidR="002D7B2F" w:rsidRDefault="002D7B2F" w:rsidP="00173DB6">
      <w:r>
        <w:rPr>
          <w:rFonts w:hint="eastAsia"/>
        </w:rPr>
        <w:t>2</w:t>
      </w:r>
      <w:r>
        <w:t xml:space="preserve">.3 </w:t>
      </w:r>
      <w:r w:rsidR="00F2546C">
        <w:object w:dxaOrig="1541" w:dyaOrig="1058" w14:anchorId="22ABFF8B">
          <v:shape id="_x0000_i1027" type="#_x0000_t75" style="width:77.25pt;height:53.25pt" o:ole="">
            <v:imagedata r:id="rId31" o:title=""/>
          </v:shape>
          <o:OLEObject Type="Embed" ProgID="Package" ShapeID="_x0000_i1027" DrawAspect="Icon" ObjectID="_1740482752" r:id="rId32"/>
        </w:object>
      </w:r>
    </w:p>
    <w:p w14:paraId="556D581B" w14:textId="35425756" w:rsidR="002D7B2F" w:rsidRDefault="002D7B2F" w:rsidP="00173DB6">
      <w:r>
        <w:rPr>
          <w:rFonts w:hint="eastAsia"/>
        </w:rPr>
        <w:t>2</w:t>
      </w:r>
      <w:r>
        <w:t xml:space="preserve">.4 </w:t>
      </w:r>
      <w:r w:rsidR="00E81F26">
        <w:object w:dxaOrig="1541" w:dyaOrig="1058" w14:anchorId="4D1D5E13">
          <v:shape id="_x0000_i1028" type="#_x0000_t75" style="width:77.25pt;height:53.25pt" o:ole="">
            <v:imagedata r:id="rId33" o:title=""/>
          </v:shape>
          <o:OLEObject Type="Embed" ProgID="Package" ShapeID="_x0000_i1028" DrawAspect="Icon" ObjectID="_1740482753" r:id="rId34"/>
        </w:object>
      </w:r>
    </w:p>
    <w:p w14:paraId="628C6E4D" w14:textId="3FEA7D4C" w:rsidR="00F2546C" w:rsidRDefault="00F2546C" w:rsidP="00173DB6">
      <w:r>
        <w:rPr>
          <w:rFonts w:hint="eastAsia"/>
        </w:rPr>
        <w:t>4</w:t>
      </w:r>
      <w:r>
        <w:t xml:space="preserve">.1 </w:t>
      </w:r>
      <w:r>
        <w:object w:dxaOrig="1541" w:dyaOrig="1058" w14:anchorId="21D596A4">
          <v:shape id="_x0000_i1029" type="#_x0000_t75" style="width:77.25pt;height:53.25pt" o:ole="">
            <v:imagedata r:id="rId35" o:title=""/>
          </v:shape>
          <o:OLEObject Type="Embed" ProgID="Package" ShapeID="_x0000_i1029" DrawAspect="Icon" ObjectID="_1740482754" r:id="rId36"/>
        </w:object>
      </w:r>
    </w:p>
    <w:p w14:paraId="3374183E" w14:textId="44395CB5" w:rsidR="00F2546C" w:rsidRDefault="00F2546C" w:rsidP="00173DB6">
      <w:r>
        <w:rPr>
          <w:rFonts w:hint="eastAsia"/>
        </w:rPr>
        <w:t>4</w:t>
      </w:r>
      <w:r>
        <w:t xml:space="preserve">.2 </w:t>
      </w:r>
      <w:r>
        <w:object w:dxaOrig="1541" w:dyaOrig="1058" w14:anchorId="67A67507">
          <v:shape id="_x0000_i1030" type="#_x0000_t75" style="width:77.25pt;height:53.25pt" o:ole="">
            <v:imagedata r:id="rId37" o:title=""/>
          </v:shape>
          <o:OLEObject Type="Embed" ProgID="Package" ShapeID="_x0000_i1030" DrawAspect="Icon" ObjectID="_1740482755" r:id="rId38"/>
        </w:object>
      </w:r>
    </w:p>
    <w:p w14:paraId="09D13ACD" w14:textId="77777777" w:rsidR="00F2546C" w:rsidRPr="002D7B2F" w:rsidRDefault="00F2546C" w:rsidP="00173DB6"/>
    <w:sectPr w:rsidR="00F2546C" w:rsidRPr="002D7B2F">
      <w:footerReference w:type="default" r:id="rId39"/>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8E18E0" w14:textId="77777777" w:rsidR="00331A6A" w:rsidRDefault="00331A6A" w:rsidP="00AD79B6">
      <w:pPr>
        <w:spacing w:after="0" w:line="240" w:lineRule="auto"/>
      </w:pPr>
      <w:r>
        <w:separator/>
      </w:r>
    </w:p>
  </w:endnote>
  <w:endnote w:type="continuationSeparator" w:id="0">
    <w:p w14:paraId="4F087C0C" w14:textId="77777777" w:rsidR="00331A6A" w:rsidRDefault="00331A6A" w:rsidP="00AD7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游ゴシック">
    <w:altName w:val="Yu Gothic"/>
    <w:panose1 w:val="020B0400000000000000"/>
    <w:charset w:val="80"/>
    <w:family w:val="modern"/>
    <w:pitch w:val="variable"/>
    <w:sig w:usb0="E00002FF" w:usb1="2AC7FDFF" w:usb2="00000016" w:usb3="00000000" w:csb0="0002009F" w:csb1="00000000"/>
  </w:font>
  <w:font w:name="Meiryo UI">
    <w:altName w:val="Meiryo UI"/>
    <w:panose1 w:val="020B0604030504040204"/>
    <w:charset w:val="80"/>
    <w:family w:val="modern"/>
    <w:pitch w:val="variable"/>
    <w:sig w:usb0="E00002FF" w:usb1="6AC7FFFF" w:usb2="08000012" w:usb3="00000000" w:csb0="0002009F" w:csb1="00000000"/>
  </w:font>
  <w:font w:name="ＭＳ Ｐゴシック">
    <w:altName w:val="MS PGothic"/>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36622" w14:textId="4E7E97D0" w:rsidR="00660291" w:rsidRDefault="00660291" w:rsidP="00660291">
    <w:pPr>
      <w:pStyle w:val="aff0"/>
      <w:jc w:val="center"/>
    </w:pPr>
    <w:ins w:id="40" w:author="作成者">
      <w:r>
        <w:rPr>
          <w:noProof/>
        </w:rPr>
        <w:drawing>
          <wp:inline distT="0" distB="0" distL="0" distR="0" wp14:anchorId="6992E33F" wp14:editId="4324DC2D">
            <wp:extent cx="2724150" cy="114300"/>
            <wp:effectExtent l="0" t="0" r="0" b="0"/>
            <wp:docPr id="1447839438" name="図 1447839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2724150" cy="114300"/>
                    </a:xfrm>
                    <a:prstGeom prst="rect">
                      <a:avLst/>
                    </a:prstGeom>
                  </pic:spPr>
                </pic:pic>
              </a:graphicData>
            </a:graphic>
          </wp:inline>
        </w:drawing>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962A75" w14:textId="77777777" w:rsidR="00331A6A" w:rsidRDefault="00331A6A" w:rsidP="00AD79B6">
      <w:pPr>
        <w:spacing w:after="0" w:line="240" w:lineRule="auto"/>
      </w:pPr>
      <w:r>
        <w:separator/>
      </w:r>
    </w:p>
  </w:footnote>
  <w:footnote w:type="continuationSeparator" w:id="0">
    <w:p w14:paraId="3AED2276" w14:textId="77777777" w:rsidR="00331A6A" w:rsidRDefault="00331A6A" w:rsidP="00AD79B6">
      <w:pPr>
        <w:spacing w:after="0" w:line="240" w:lineRule="auto"/>
      </w:pPr>
      <w:r>
        <w:continuationSeparator/>
      </w:r>
    </w:p>
  </w:footnote>
  <w:footnote w:id="1">
    <w:p w14:paraId="05BA0392" w14:textId="77777777" w:rsidR="00AD79B6" w:rsidRDefault="00AD79B6" w:rsidP="00AD79B6">
      <w:pPr>
        <w:pStyle w:val="af5"/>
      </w:pPr>
      <w:r>
        <w:rPr>
          <w:rStyle w:val="af7"/>
        </w:rPr>
        <w:footnoteRef/>
      </w:r>
      <w:r>
        <w:t xml:space="preserve"> CUID: </w:t>
      </w:r>
      <w:r>
        <w:rPr>
          <w:rFonts w:hint="eastAsia"/>
        </w:rPr>
        <w:t>衝突耐性のあるID採番方式。</w:t>
      </w:r>
      <w:hyperlink r:id="rId1" w:history="1">
        <w:r w:rsidRPr="007E20F1">
          <w:rPr>
            <w:rStyle w:val="af2"/>
          </w:rPr>
          <w:t>https://github.com/paralleldrive/cuid</w:t>
        </w:r>
      </w:hyperlink>
      <w:r>
        <w:t xml:space="preserve"> </w:t>
      </w:r>
      <w:r>
        <w:rPr>
          <w:rFonts w:hint="eastAsia"/>
        </w:rPr>
        <w:t>に実装がある。</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F734D"/>
    <w:multiLevelType w:val="hybridMultilevel"/>
    <w:tmpl w:val="0FD0EC6A"/>
    <w:lvl w:ilvl="0" w:tplc="F370DB42">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B24A53"/>
    <w:multiLevelType w:val="hybridMultilevel"/>
    <w:tmpl w:val="2E085D18"/>
    <w:lvl w:ilvl="0" w:tplc="E7CAC1BE">
      <w:start w:val="1"/>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8C05D7D"/>
    <w:multiLevelType w:val="multilevel"/>
    <w:tmpl w:val="D32023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1103456D"/>
    <w:multiLevelType w:val="multilevel"/>
    <w:tmpl w:val="D320238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14C615D5"/>
    <w:multiLevelType w:val="hybridMultilevel"/>
    <w:tmpl w:val="DC8A5B86"/>
    <w:lvl w:ilvl="0" w:tplc="9BE8921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18F65C54"/>
    <w:multiLevelType w:val="multilevel"/>
    <w:tmpl w:val="64360948"/>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15:restartNumberingAfterBreak="0">
    <w:nsid w:val="193C3CA7"/>
    <w:multiLevelType w:val="hybridMultilevel"/>
    <w:tmpl w:val="8516FD54"/>
    <w:lvl w:ilvl="0" w:tplc="85E0701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1F245216"/>
    <w:multiLevelType w:val="hybridMultilevel"/>
    <w:tmpl w:val="B89A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378CB"/>
    <w:multiLevelType w:val="hybridMultilevel"/>
    <w:tmpl w:val="C8F4C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3A4E82"/>
    <w:multiLevelType w:val="hybridMultilevel"/>
    <w:tmpl w:val="1E12F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7C7F72"/>
    <w:multiLevelType w:val="hybridMultilevel"/>
    <w:tmpl w:val="BE1A5C20"/>
    <w:lvl w:ilvl="0" w:tplc="6420780A">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15:restartNumberingAfterBreak="0">
    <w:nsid w:val="2B4520B2"/>
    <w:multiLevelType w:val="hybridMultilevel"/>
    <w:tmpl w:val="5204C366"/>
    <w:lvl w:ilvl="0" w:tplc="1AA8042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79E9"/>
    <w:multiLevelType w:val="multilevel"/>
    <w:tmpl w:val="4AD0668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3" w15:restartNumberingAfterBreak="0">
    <w:nsid w:val="33B85283"/>
    <w:multiLevelType w:val="hybridMultilevel"/>
    <w:tmpl w:val="9168DD2E"/>
    <w:lvl w:ilvl="0" w:tplc="3E8A8FE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3F0329EC"/>
    <w:multiLevelType w:val="multilevel"/>
    <w:tmpl w:val="4AD0668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5" w15:restartNumberingAfterBreak="0">
    <w:nsid w:val="40AE2139"/>
    <w:multiLevelType w:val="multilevel"/>
    <w:tmpl w:val="7F20534A"/>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42F61C6F"/>
    <w:multiLevelType w:val="hybridMultilevel"/>
    <w:tmpl w:val="B5FC35AE"/>
    <w:lvl w:ilvl="0" w:tplc="5366EE7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A294E31"/>
    <w:multiLevelType w:val="hybridMultilevel"/>
    <w:tmpl w:val="AD32F704"/>
    <w:lvl w:ilvl="0" w:tplc="BB44ABCE">
      <w:start w:val="3"/>
      <w:numFmt w:val="bullet"/>
      <w:lvlText w:val="-"/>
      <w:lvlJc w:val="left"/>
      <w:pPr>
        <w:ind w:left="360" w:hanging="36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4CDE1384"/>
    <w:multiLevelType w:val="multilevel"/>
    <w:tmpl w:val="64360948"/>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15:restartNumberingAfterBreak="0">
    <w:nsid w:val="4E1001B2"/>
    <w:multiLevelType w:val="multilevel"/>
    <w:tmpl w:val="4AD0668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514053FD"/>
    <w:multiLevelType w:val="hybridMultilevel"/>
    <w:tmpl w:val="B058B9EE"/>
    <w:lvl w:ilvl="0" w:tplc="7068A7C4">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1" w15:restartNumberingAfterBreak="0">
    <w:nsid w:val="5AD26415"/>
    <w:multiLevelType w:val="hybridMultilevel"/>
    <w:tmpl w:val="8B8E4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B534019"/>
    <w:multiLevelType w:val="hybridMultilevel"/>
    <w:tmpl w:val="7C96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16A8B"/>
    <w:multiLevelType w:val="hybridMultilevel"/>
    <w:tmpl w:val="E87C91F4"/>
    <w:lvl w:ilvl="0" w:tplc="878C6E4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44A3352"/>
    <w:multiLevelType w:val="hybridMultilevel"/>
    <w:tmpl w:val="02AE0E80"/>
    <w:lvl w:ilvl="0" w:tplc="D1B2413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7BCC0E0F"/>
    <w:multiLevelType w:val="hybridMultilevel"/>
    <w:tmpl w:val="7C8440EA"/>
    <w:lvl w:ilvl="0" w:tplc="6D584E0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16"/>
  </w:num>
  <w:num w:numId="2">
    <w:abstractNumId w:val="2"/>
  </w:num>
  <w:num w:numId="3">
    <w:abstractNumId w:val="20"/>
  </w:num>
  <w:num w:numId="4">
    <w:abstractNumId w:val="3"/>
  </w:num>
  <w:num w:numId="5">
    <w:abstractNumId w:val="5"/>
  </w:num>
  <w:num w:numId="6">
    <w:abstractNumId w:val="13"/>
  </w:num>
  <w:num w:numId="7">
    <w:abstractNumId w:val="24"/>
  </w:num>
  <w:num w:numId="8">
    <w:abstractNumId w:val="6"/>
  </w:num>
  <w:num w:numId="9">
    <w:abstractNumId w:val="23"/>
  </w:num>
  <w:num w:numId="10">
    <w:abstractNumId w:val="11"/>
  </w:num>
  <w:num w:numId="11">
    <w:abstractNumId w:val="4"/>
  </w:num>
  <w:num w:numId="12">
    <w:abstractNumId w:val="14"/>
  </w:num>
  <w:num w:numId="13">
    <w:abstractNumId w:val="25"/>
  </w:num>
  <w:num w:numId="14">
    <w:abstractNumId w:val="12"/>
  </w:num>
  <w:num w:numId="15">
    <w:abstractNumId w:val="17"/>
  </w:num>
  <w:num w:numId="16">
    <w:abstractNumId w:val="19"/>
  </w:num>
  <w:num w:numId="17">
    <w:abstractNumId w:val="18"/>
  </w:num>
  <w:num w:numId="18">
    <w:abstractNumId w:val="10"/>
  </w:num>
  <w:num w:numId="19">
    <w:abstractNumId w:val="15"/>
  </w:num>
  <w:num w:numId="20">
    <w:abstractNumId w:val="1"/>
  </w:num>
  <w:num w:numId="21">
    <w:abstractNumId w:val="0"/>
  </w:num>
  <w:num w:numId="22">
    <w:abstractNumId w:val="7"/>
  </w:num>
  <w:num w:numId="23">
    <w:abstractNumId w:val="8"/>
  </w:num>
  <w:num w:numId="24">
    <w:abstractNumId w:val="22"/>
  </w:num>
  <w:num w:numId="25">
    <w:abstractNumId w:val="2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BBD"/>
    <w:rsid w:val="00005953"/>
    <w:rsid w:val="0001515A"/>
    <w:rsid w:val="00027E03"/>
    <w:rsid w:val="00077BBD"/>
    <w:rsid w:val="00086A8C"/>
    <w:rsid w:val="000B4A4A"/>
    <w:rsid w:val="000F0FAB"/>
    <w:rsid w:val="000F164E"/>
    <w:rsid w:val="00146C3E"/>
    <w:rsid w:val="00173DB6"/>
    <w:rsid w:val="00187968"/>
    <w:rsid w:val="00197AFB"/>
    <w:rsid w:val="001C6F9D"/>
    <w:rsid w:val="001C7811"/>
    <w:rsid w:val="002119D0"/>
    <w:rsid w:val="002658B1"/>
    <w:rsid w:val="00285EA6"/>
    <w:rsid w:val="002D7B2F"/>
    <w:rsid w:val="003132E2"/>
    <w:rsid w:val="00316A22"/>
    <w:rsid w:val="00331A6A"/>
    <w:rsid w:val="0035688F"/>
    <w:rsid w:val="00361345"/>
    <w:rsid w:val="0036206E"/>
    <w:rsid w:val="00381ED2"/>
    <w:rsid w:val="00386F41"/>
    <w:rsid w:val="003B798E"/>
    <w:rsid w:val="003D09BF"/>
    <w:rsid w:val="003D6BFA"/>
    <w:rsid w:val="004008AB"/>
    <w:rsid w:val="00404822"/>
    <w:rsid w:val="00454D68"/>
    <w:rsid w:val="00454E0E"/>
    <w:rsid w:val="00487C6B"/>
    <w:rsid w:val="004954AB"/>
    <w:rsid w:val="004971A4"/>
    <w:rsid w:val="00497CAE"/>
    <w:rsid w:val="004D18F5"/>
    <w:rsid w:val="004D61F2"/>
    <w:rsid w:val="004E7B84"/>
    <w:rsid w:val="00511DD4"/>
    <w:rsid w:val="00521FE5"/>
    <w:rsid w:val="005272EC"/>
    <w:rsid w:val="00537FA0"/>
    <w:rsid w:val="005618FB"/>
    <w:rsid w:val="0056398F"/>
    <w:rsid w:val="005744B4"/>
    <w:rsid w:val="005947A0"/>
    <w:rsid w:val="005A2A58"/>
    <w:rsid w:val="005A4752"/>
    <w:rsid w:val="005A61C8"/>
    <w:rsid w:val="005B79BA"/>
    <w:rsid w:val="005C3FFE"/>
    <w:rsid w:val="005E0317"/>
    <w:rsid w:val="005E6BC1"/>
    <w:rsid w:val="00617A56"/>
    <w:rsid w:val="006446BE"/>
    <w:rsid w:val="00660291"/>
    <w:rsid w:val="006801FE"/>
    <w:rsid w:val="006833F3"/>
    <w:rsid w:val="0069492D"/>
    <w:rsid w:val="00696E0C"/>
    <w:rsid w:val="006D45B3"/>
    <w:rsid w:val="007455AE"/>
    <w:rsid w:val="007A5822"/>
    <w:rsid w:val="007C3C1C"/>
    <w:rsid w:val="007F281B"/>
    <w:rsid w:val="00805DD7"/>
    <w:rsid w:val="008130CC"/>
    <w:rsid w:val="00833219"/>
    <w:rsid w:val="008537F6"/>
    <w:rsid w:val="00873400"/>
    <w:rsid w:val="00886C63"/>
    <w:rsid w:val="008977D7"/>
    <w:rsid w:val="008B026D"/>
    <w:rsid w:val="00904B4C"/>
    <w:rsid w:val="00935F12"/>
    <w:rsid w:val="00971F58"/>
    <w:rsid w:val="00975FA3"/>
    <w:rsid w:val="00984A3A"/>
    <w:rsid w:val="009942F4"/>
    <w:rsid w:val="009A1C7F"/>
    <w:rsid w:val="009E121B"/>
    <w:rsid w:val="009E2884"/>
    <w:rsid w:val="00A7535F"/>
    <w:rsid w:val="00AA4BD6"/>
    <w:rsid w:val="00AD79B6"/>
    <w:rsid w:val="00AE7589"/>
    <w:rsid w:val="00B014B1"/>
    <w:rsid w:val="00B269C7"/>
    <w:rsid w:val="00B51636"/>
    <w:rsid w:val="00B77B1E"/>
    <w:rsid w:val="00B9246A"/>
    <w:rsid w:val="00B9630A"/>
    <w:rsid w:val="00BE548C"/>
    <w:rsid w:val="00BE5B72"/>
    <w:rsid w:val="00C13DE0"/>
    <w:rsid w:val="00C541D2"/>
    <w:rsid w:val="00C76639"/>
    <w:rsid w:val="00CA4416"/>
    <w:rsid w:val="00CB6871"/>
    <w:rsid w:val="00D03FA2"/>
    <w:rsid w:val="00D06F10"/>
    <w:rsid w:val="00D22B2A"/>
    <w:rsid w:val="00D53028"/>
    <w:rsid w:val="00D65DCB"/>
    <w:rsid w:val="00DD4786"/>
    <w:rsid w:val="00E1254B"/>
    <w:rsid w:val="00E17653"/>
    <w:rsid w:val="00E51EA9"/>
    <w:rsid w:val="00E529EF"/>
    <w:rsid w:val="00E73ACD"/>
    <w:rsid w:val="00E81F26"/>
    <w:rsid w:val="00EE181C"/>
    <w:rsid w:val="00F2445E"/>
    <w:rsid w:val="00F2546C"/>
    <w:rsid w:val="00F80BA7"/>
    <w:rsid w:val="00FE0B6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6A206BD1"/>
  <w15:chartTrackingRefBased/>
  <w15:docId w15:val="{13267674-39E8-42AE-B44B-4C2CC2FA9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B6871"/>
  </w:style>
  <w:style w:type="paragraph" w:styleId="1">
    <w:name w:val="heading 1"/>
    <w:basedOn w:val="a"/>
    <w:next w:val="a"/>
    <w:link w:val="10"/>
    <w:uiPriority w:val="9"/>
    <w:qFormat/>
    <w:rsid w:val="00077BB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077BBD"/>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3">
    <w:name w:val="heading 3"/>
    <w:basedOn w:val="a"/>
    <w:next w:val="a"/>
    <w:link w:val="30"/>
    <w:uiPriority w:val="9"/>
    <w:unhideWhenUsed/>
    <w:qFormat/>
    <w:rsid w:val="00077BBD"/>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4">
    <w:name w:val="heading 4"/>
    <w:basedOn w:val="a"/>
    <w:next w:val="a"/>
    <w:link w:val="40"/>
    <w:uiPriority w:val="9"/>
    <w:unhideWhenUsed/>
    <w:qFormat/>
    <w:rsid w:val="00077BBD"/>
    <w:pPr>
      <w:keepNext/>
      <w:keepLines/>
      <w:spacing w:before="40" w:after="0"/>
      <w:outlineLvl w:val="3"/>
    </w:pPr>
    <w:rPr>
      <w:rFonts w:asciiTheme="majorHAnsi" w:eastAsiaTheme="majorEastAsia" w:hAnsiTheme="majorHAnsi" w:cstheme="majorBidi"/>
      <w:sz w:val="22"/>
      <w:szCs w:val="22"/>
    </w:rPr>
  </w:style>
  <w:style w:type="paragraph" w:styleId="5">
    <w:name w:val="heading 5"/>
    <w:basedOn w:val="a"/>
    <w:next w:val="a"/>
    <w:link w:val="50"/>
    <w:uiPriority w:val="9"/>
    <w:semiHidden/>
    <w:unhideWhenUsed/>
    <w:qFormat/>
    <w:rsid w:val="00077BB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6">
    <w:name w:val="heading 6"/>
    <w:basedOn w:val="a"/>
    <w:next w:val="a"/>
    <w:link w:val="60"/>
    <w:uiPriority w:val="9"/>
    <w:semiHidden/>
    <w:unhideWhenUsed/>
    <w:qFormat/>
    <w:rsid w:val="00077BB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7">
    <w:name w:val="heading 7"/>
    <w:basedOn w:val="a"/>
    <w:next w:val="a"/>
    <w:link w:val="70"/>
    <w:uiPriority w:val="9"/>
    <w:semiHidden/>
    <w:unhideWhenUsed/>
    <w:qFormat/>
    <w:rsid w:val="00077BB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8">
    <w:name w:val="heading 8"/>
    <w:basedOn w:val="a"/>
    <w:next w:val="a"/>
    <w:link w:val="80"/>
    <w:uiPriority w:val="9"/>
    <w:semiHidden/>
    <w:unhideWhenUsed/>
    <w:qFormat/>
    <w:rsid w:val="00077BBD"/>
    <w:pPr>
      <w:keepNext/>
      <w:keepLines/>
      <w:spacing w:before="40" w:after="0"/>
      <w:outlineLvl w:val="7"/>
    </w:pPr>
    <w:rPr>
      <w:rFonts w:asciiTheme="majorHAnsi" w:eastAsiaTheme="majorEastAsia" w:hAnsiTheme="majorHAnsi" w:cstheme="majorBidi"/>
      <w:b/>
      <w:bCs/>
      <w:color w:val="44546A" w:themeColor="text2"/>
    </w:rPr>
  </w:style>
  <w:style w:type="paragraph" w:styleId="9">
    <w:name w:val="heading 9"/>
    <w:basedOn w:val="a"/>
    <w:next w:val="a"/>
    <w:link w:val="90"/>
    <w:uiPriority w:val="9"/>
    <w:semiHidden/>
    <w:unhideWhenUsed/>
    <w:qFormat/>
    <w:rsid w:val="00077BB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077BBD"/>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077BBD"/>
    <w:pPr>
      <w:outlineLvl w:val="9"/>
    </w:pPr>
  </w:style>
  <w:style w:type="paragraph" w:styleId="a4">
    <w:name w:val="List Paragraph"/>
    <w:basedOn w:val="a"/>
    <w:uiPriority w:val="34"/>
    <w:qFormat/>
    <w:rsid w:val="00077BBD"/>
    <w:pPr>
      <w:ind w:leftChars="400" w:left="840"/>
    </w:pPr>
  </w:style>
  <w:style w:type="character" w:customStyle="1" w:styleId="20">
    <w:name w:val="見出し 2 (文字)"/>
    <w:basedOn w:val="a0"/>
    <w:link w:val="2"/>
    <w:uiPriority w:val="9"/>
    <w:rsid w:val="00077BBD"/>
    <w:rPr>
      <w:rFonts w:asciiTheme="majorHAnsi" w:eastAsiaTheme="majorEastAsia" w:hAnsiTheme="majorHAnsi" w:cstheme="majorBidi"/>
      <w:color w:val="404040" w:themeColor="text1" w:themeTint="BF"/>
      <w:sz w:val="28"/>
      <w:szCs w:val="28"/>
    </w:rPr>
  </w:style>
  <w:style w:type="character" w:customStyle="1" w:styleId="30">
    <w:name w:val="見出し 3 (文字)"/>
    <w:basedOn w:val="a0"/>
    <w:link w:val="3"/>
    <w:uiPriority w:val="9"/>
    <w:rsid w:val="00077BBD"/>
    <w:rPr>
      <w:rFonts w:asciiTheme="majorHAnsi" w:eastAsiaTheme="majorEastAsia" w:hAnsiTheme="majorHAnsi" w:cstheme="majorBidi"/>
      <w:color w:val="44546A" w:themeColor="text2"/>
      <w:sz w:val="24"/>
      <w:szCs w:val="24"/>
    </w:rPr>
  </w:style>
  <w:style w:type="character" w:customStyle="1" w:styleId="40">
    <w:name w:val="見出し 4 (文字)"/>
    <w:basedOn w:val="a0"/>
    <w:link w:val="4"/>
    <w:uiPriority w:val="9"/>
    <w:rsid w:val="00077BBD"/>
    <w:rPr>
      <w:rFonts w:asciiTheme="majorHAnsi" w:eastAsiaTheme="majorEastAsia" w:hAnsiTheme="majorHAnsi" w:cstheme="majorBidi"/>
      <w:sz w:val="22"/>
      <w:szCs w:val="22"/>
    </w:rPr>
  </w:style>
  <w:style w:type="character" w:customStyle="1" w:styleId="50">
    <w:name w:val="見出し 5 (文字)"/>
    <w:basedOn w:val="a0"/>
    <w:link w:val="5"/>
    <w:uiPriority w:val="9"/>
    <w:semiHidden/>
    <w:rsid w:val="00077BBD"/>
    <w:rPr>
      <w:rFonts w:asciiTheme="majorHAnsi" w:eastAsiaTheme="majorEastAsia" w:hAnsiTheme="majorHAnsi" w:cstheme="majorBidi"/>
      <w:color w:val="44546A" w:themeColor="text2"/>
      <w:sz w:val="22"/>
      <w:szCs w:val="22"/>
    </w:rPr>
  </w:style>
  <w:style w:type="character" w:customStyle="1" w:styleId="60">
    <w:name w:val="見出し 6 (文字)"/>
    <w:basedOn w:val="a0"/>
    <w:link w:val="6"/>
    <w:uiPriority w:val="9"/>
    <w:semiHidden/>
    <w:rsid w:val="00077BBD"/>
    <w:rPr>
      <w:rFonts w:asciiTheme="majorHAnsi" w:eastAsiaTheme="majorEastAsia" w:hAnsiTheme="majorHAnsi" w:cstheme="majorBidi"/>
      <w:i/>
      <w:iCs/>
      <w:color w:val="44546A" w:themeColor="text2"/>
      <w:sz w:val="21"/>
      <w:szCs w:val="21"/>
    </w:rPr>
  </w:style>
  <w:style w:type="character" w:customStyle="1" w:styleId="70">
    <w:name w:val="見出し 7 (文字)"/>
    <w:basedOn w:val="a0"/>
    <w:link w:val="7"/>
    <w:uiPriority w:val="9"/>
    <w:semiHidden/>
    <w:rsid w:val="00077BBD"/>
    <w:rPr>
      <w:rFonts w:asciiTheme="majorHAnsi" w:eastAsiaTheme="majorEastAsia" w:hAnsiTheme="majorHAnsi" w:cstheme="majorBidi"/>
      <w:i/>
      <w:iCs/>
      <w:color w:val="1F3864" w:themeColor="accent1" w:themeShade="80"/>
      <w:sz w:val="21"/>
      <w:szCs w:val="21"/>
    </w:rPr>
  </w:style>
  <w:style w:type="character" w:customStyle="1" w:styleId="80">
    <w:name w:val="見出し 8 (文字)"/>
    <w:basedOn w:val="a0"/>
    <w:link w:val="8"/>
    <w:uiPriority w:val="9"/>
    <w:semiHidden/>
    <w:rsid w:val="00077BBD"/>
    <w:rPr>
      <w:rFonts w:asciiTheme="majorHAnsi" w:eastAsiaTheme="majorEastAsia" w:hAnsiTheme="majorHAnsi" w:cstheme="majorBidi"/>
      <w:b/>
      <w:bCs/>
      <w:color w:val="44546A" w:themeColor="text2"/>
    </w:rPr>
  </w:style>
  <w:style w:type="character" w:customStyle="1" w:styleId="90">
    <w:name w:val="見出し 9 (文字)"/>
    <w:basedOn w:val="a0"/>
    <w:link w:val="9"/>
    <w:uiPriority w:val="9"/>
    <w:semiHidden/>
    <w:rsid w:val="00077BBD"/>
    <w:rPr>
      <w:rFonts w:asciiTheme="majorHAnsi" w:eastAsiaTheme="majorEastAsia" w:hAnsiTheme="majorHAnsi" w:cstheme="majorBidi"/>
      <w:b/>
      <w:bCs/>
      <w:i/>
      <w:iCs/>
      <w:color w:val="44546A" w:themeColor="text2"/>
    </w:rPr>
  </w:style>
  <w:style w:type="paragraph" w:styleId="a5">
    <w:name w:val="caption"/>
    <w:basedOn w:val="a"/>
    <w:next w:val="a"/>
    <w:uiPriority w:val="35"/>
    <w:unhideWhenUsed/>
    <w:qFormat/>
    <w:rsid w:val="00077BBD"/>
    <w:pPr>
      <w:spacing w:line="240" w:lineRule="auto"/>
    </w:pPr>
    <w:rPr>
      <w:b/>
      <w:bCs/>
      <w:smallCaps/>
      <w:color w:val="595959" w:themeColor="text1" w:themeTint="A6"/>
      <w:spacing w:val="6"/>
    </w:rPr>
  </w:style>
  <w:style w:type="paragraph" w:styleId="a6">
    <w:name w:val="Title"/>
    <w:basedOn w:val="a"/>
    <w:next w:val="a"/>
    <w:link w:val="a7"/>
    <w:uiPriority w:val="10"/>
    <w:qFormat/>
    <w:rsid w:val="00077BB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a7">
    <w:name w:val="表題 (文字)"/>
    <w:basedOn w:val="a0"/>
    <w:link w:val="a6"/>
    <w:uiPriority w:val="10"/>
    <w:rsid w:val="00077BBD"/>
    <w:rPr>
      <w:rFonts w:asciiTheme="majorHAnsi" w:eastAsiaTheme="majorEastAsia" w:hAnsiTheme="majorHAnsi" w:cstheme="majorBidi"/>
      <w:color w:val="4472C4" w:themeColor="accent1"/>
      <w:spacing w:val="-10"/>
      <w:sz w:val="56"/>
      <w:szCs w:val="56"/>
    </w:rPr>
  </w:style>
  <w:style w:type="paragraph" w:styleId="a8">
    <w:name w:val="Subtitle"/>
    <w:basedOn w:val="a"/>
    <w:next w:val="a"/>
    <w:link w:val="a9"/>
    <w:uiPriority w:val="11"/>
    <w:qFormat/>
    <w:rsid w:val="00077BBD"/>
    <w:pPr>
      <w:numPr>
        <w:ilvl w:val="1"/>
      </w:numPr>
      <w:spacing w:line="240" w:lineRule="auto"/>
    </w:pPr>
    <w:rPr>
      <w:rFonts w:asciiTheme="majorHAnsi" w:eastAsiaTheme="majorEastAsia" w:hAnsiTheme="majorHAnsi" w:cstheme="majorBidi"/>
      <w:sz w:val="24"/>
      <w:szCs w:val="24"/>
    </w:rPr>
  </w:style>
  <w:style w:type="character" w:customStyle="1" w:styleId="a9">
    <w:name w:val="副題 (文字)"/>
    <w:basedOn w:val="a0"/>
    <w:link w:val="a8"/>
    <w:uiPriority w:val="11"/>
    <w:rsid w:val="00077BBD"/>
    <w:rPr>
      <w:rFonts w:asciiTheme="majorHAnsi" w:eastAsiaTheme="majorEastAsia" w:hAnsiTheme="majorHAnsi" w:cstheme="majorBidi"/>
      <w:sz w:val="24"/>
      <w:szCs w:val="24"/>
    </w:rPr>
  </w:style>
  <w:style w:type="character" w:styleId="aa">
    <w:name w:val="Strong"/>
    <w:basedOn w:val="a0"/>
    <w:uiPriority w:val="22"/>
    <w:qFormat/>
    <w:rsid w:val="00077BBD"/>
    <w:rPr>
      <w:b/>
      <w:bCs/>
    </w:rPr>
  </w:style>
  <w:style w:type="character" w:styleId="ab">
    <w:name w:val="Emphasis"/>
    <w:basedOn w:val="a0"/>
    <w:uiPriority w:val="20"/>
    <w:qFormat/>
    <w:rsid w:val="00077BBD"/>
    <w:rPr>
      <w:i/>
      <w:iCs/>
    </w:rPr>
  </w:style>
  <w:style w:type="paragraph" w:styleId="ac">
    <w:name w:val="No Spacing"/>
    <w:uiPriority w:val="1"/>
    <w:qFormat/>
    <w:rsid w:val="00077BBD"/>
    <w:pPr>
      <w:spacing w:after="0" w:line="240" w:lineRule="auto"/>
    </w:pPr>
  </w:style>
  <w:style w:type="paragraph" w:styleId="ad">
    <w:name w:val="Quote"/>
    <w:basedOn w:val="a"/>
    <w:next w:val="a"/>
    <w:link w:val="ae"/>
    <w:uiPriority w:val="29"/>
    <w:qFormat/>
    <w:rsid w:val="00077BBD"/>
    <w:pPr>
      <w:spacing w:before="160"/>
      <w:ind w:left="720" w:right="720"/>
    </w:pPr>
    <w:rPr>
      <w:i/>
      <w:iCs/>
      <w:color w:val="404040" w:themeColor="text1" w:themeTint="BF"/>
    </w:rPr>
  </w:style>
  <w:style w:type="character" w:customStyle="1" w:styleId="ae">
    <w:name w:val="引用文 (文字)"/>
    <w:basedOn w:val="a0"/>
    <w:link w:val="ad"/>
    <w:uiPriority w:val="29"/>
    <w:rsid w:val="00077BBD"/>
    <w:rPr>
      <w:i/>
      <w:iCs/>
      <w:color w:val="404040" w:themeColor="text1" w:themeTint="BF"/>
    </w:rPr>
  </w:style>
  <w:style w:type="paragraph" w:styleId="21">
    <w:name w:val="Intense Quote"/>
    <w:basedOn w:val="a"/>
    <w:next w:val="a"/>
    <w:link w:val="22"/>
    <w:uiPriority w:val="30"/>
    <w:qFormat/>
    <w:rsid w:val="00077BB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22">
    <w:name w:val="引用文 2 (文字)"/>
    <w:basedOn w:val="a0"/>
    <w:link w:val="21"/>
    <w:uiPriority w:val="30"/>
    <w:rsid w:val="00077BBD"/>
    <w:rPr>
      <w:rFonts w:asciiTheme="majorHAnsi" w:eastAsiaTheme="majorEastAsia" w:hAnsiTheme="majorHAnsi" w:cstheme="majorBidi"/>
      <w:color w:val="4472C4" w:themeColor="accent1"/>
      <w:sz w:val="28"/>
      <w:szCs w:val="28"/>
    </w:rPr>
  </w:style>
  <w:style w:type="character" w:styleId="af">
    <w:name w:val="Subtle Emphasis"/>
    <w:basedOn w:val="a0"/>
    <w:uiPriority w:val="19"/>
    <w:qFormat/>
    <w:rsid w:val="00077BBD"/>
    <w:rPr>
      <w:i/>
      <w:iCs/>
      <w:color w:val="404040" w:themeColor="text1" w:themeTint="BF"/>
    </w:rPr>
  </w:style>
  <w:style w:type="character" w:styleId="23">
    <w:name w:val="Intense Emphasis"/>
    <w:basedOn w:val="a0"/>
    <w:uiPriority w:val="21"/>
    <w:qFormat/>
    <w:rsid w:val="00077BBD"/>
    <w:rPr>
      <w:b/>
      <w:bCs/>
      <w:i/>
      <w:iCs/>
    </w:rPr>
  </w:style>
  <w:style w:type="character" w:styleId="af0">
    <w:name w:val="Subtle Reference"/>
    <w:basedOn w:val="a0"/>
    <w:uiPriority w:val="31"/>
    <w:qFormat/>
    <w:rsid w:val="00077BBD"/>
    <w:rPr>
      <w:smallCaps/>
      <w:color w:val="404040" w:themeColor="text1" w:themeTint="BF"/>
      <w:u w:val="single" w:color="7F7F7F" w:themeColor="text1" w:themeTint="80"/>
    </w:rPr>
  </w:style>
  <w:style w:type="character" w:styleId="24">
    <w:name w:val="Intense Reference"/>
    <w:basedOn w:val="a0"/>
    <w:uiPriority w:val="32"/>
    <w:qFormat/>
    <w:rsid w:val="00077BBD"/>
    <w:rPr>
      <w:b/>
      <w:bCs/>
      <w:smallCaps/>
      <w:spacing w:val="5"/>
      <w:u w:val="single"/>
    </w:rPr>
  </w:style>
  <w:style w:type="character" w:styleId="af1">
    <w:name w:val="Book Title"/>
    <w:basedOn w:val="a0"/>
    <w:uiPriority w:val="33"/>
    <w:qFormat/>
    <w:rsid w:val="00077BBD"/>
    <w:rPr>
      <w:b/>
      <w:bCs/>
      <w:smallCaps/>
    </w:rPr>
  </w:style>
  <w:style w:type="paragraph" w:styleId="11">
    <w:name w:val="toc 1"/>
    <w:basedOn w:val="a"/>
    <w:next w:val="a"/>
    <w:autoRedefine/>
    <w:uiPriority w:val="39"/>
    <w:unhideWhenUsed/>
    <w:rsid w:val="00077BBD"/>
  </w:style>
  <w:style w:type="character" w:styleId="af2">
    <w:name w:val="Hyperlink"/>
    <w:basedOn w:val="a0"/>
    <w:uiPriority w:val="99"/>
    <w:unhideWhenUsed/>
    <w:rsid w:val="00077BBD"/>
    <w:rPr>
      <w:color w:val="0563C1" w:themeColor="hyperlink"/>
      <w:u w:val="single"/>
    </w:rPr>
  </w:style>
  <w:style w:type="table" w:styleId="af3">
    <w:name w:val="Table Grid"/>
    <w:basedOn w:val="a1"/>
    <w:uiPriority w:val="39"/>
    <w:rsid w:val="00B51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5">
    <w:name w:val="toc 2"/>
    <w:basedOn w:val="a"/>
    <w:next w:val="a"/>
    <w:autoRedefine/>
    <w:uiPriority w:val="39"/>
    <w:unhideWhenUsed/>
    <w:rsid w:val="00873400"/>
    <w:pPr>
      <w:ind w:leftChars="100" w:left="200"/>
    </w:pPr>
  </w:style>
  <w:style w:type="paragraph" w:styleId="31">
    <w:name w:val="toc 3"/>
    <w:basedOn w:val="a"/>
    <w:next w:val="a"/>
    <w:autoRedefine/>
    <w:uiPriority w:val="39"/>
    <w:unhideWhenUsed/>
    <w:rsid w:val="00D06F10"/>
    <w:pPr>
      <w:ind w:leftChars="200" w:left="400"/>
    </w:pPr>
  </w:style>
  <w:style w:type="paragraph" w:styleId="af4">
    <w:name w:val="Revision"/>
    <w:hidden/>
    <w:uiPriority w:val="99"/>
    <w:semiHidden/>
    <w:rsid w:val="00AD79B6"/>
    <w:pPr>
      <w:spacing w:after="0" w:line="240" w:lineRule="auto"/>
    </w:pPr>
  </w:style>
  <w:style w:type="paragraph" w:styleId="af5">
    <w:name w:val="footnote text"/>
    <w:basedOn w:val="a"/>
    <w:link w:val="af6"/>
    <w:uiPriority w:val="99"/>
    <w:semiHidden/>
    <w:unhideWhenUsed/>
    <w:rsid w:val="00AD79B6"/>
    <w:pPr>
      <w:spacing w:after="0" w:line="240" w:lineRule="auto"/>
    </w:pPr>
  </w:style>
  <w:style w:type="character" w:customStyle="1" w:styleId="af6">
    <w:name w:val="脚注文字列 (文字)"/>
    <w:basedOn w:val="a0"/>
    <w:link w:val="af5"/>
    <w:uiPriority w:val="99"/>
    <w:semiHidden/>
    <w:rsid w:val="00AD79B6"/>
  </w:style>
  <w:style w:type="character" w:styleId="af7">
    <w:name w:val="footnote reference"/>
    <w:basedOn w:val="a0"/>
    <w:uiPriority w:val="99"/>
    <w:semiHidden/>
    <w:unhideWhenUsed/>
    <w:rsid w:val="00AD79B6"/>
    <w:rPr>
      <w:vertAlign w:val="superscript"/>
    </w:rPr>
  </w:style>
  <w:style w:type="character" w:styleId="af8">
    <w:name w:val="Unresolved Mention"/>
    <w:basedOn w:val="a0"/>
    <w:uiPriority w:val="99"/>
    <w:semiHidden/>
    <w:unhideWhenUsed/>
    <w:rsid w:val="00AD79B6"/>
    <w:rPr>
      <w:color w:val="605E5C"/>
      <w:shd w:val="clear" w:color="auto" w:fill="E1DFDD"/>
    </w:rPr>
  </w:style>
  <w:style w:type="character" w:styleId="af9">
    <w:name w:val="annotation reference"/>
    <w:basedOn w:val="a0"/>
    <w:uiPriority w:val="99"/>
    <w:semiHidden/>
    <w:unhideWhenUsed/>
    <w:rsid w:val="00AD79B6"/>
    <w:rPr>
      <w:sz w:val="16"/>
      <w:szCs w:val="16"/>
    </w:rPr>
  </w:style>
  <w:style w:type="paragraph" w:styleId="afa">
    <w:name w:val="annotation text"/>
    <w:basedOn w:val="a"/>
    <w:link w:val="afb"/>
    <w:uiPriority w:val="99"/>
    <w:semiHidden/>
    <w:unhideWhenUsed/>
    <w:rsid w:val="00AD79B6"/>
    <w:pPr>
      <w:spacing w:line="240" w:lineRule="auto"/>
    </w:pPr>
  </w:style>
  <w:style w:type="character" w:customStyle="1" w:styleId="afb">
    <w:name w:val="コメント文字列 (文字)"/>
    <w:basedOn w:val="a0"/>
    <w:link w:val="afa"/>
    <w:uiPriority w:val="99"/>
    <w:semiHidden/>
    <w:rsid w:val="00AD79B6"/>
  </w:style>
  <w:style w:type="paragraph" w:styleId="afc">
    <w:name w:val="annotation subject"/>
    <w:basedOn w:val="afa"/>
    <w:next w:val="afa"/>
    <w:link w:val="afd"/>
    <w:uiPriority w:val="99"/>
    <w:semiHidden/>
    <w:unhideWhenUsed/>
    <w:rsid w:val="00AD79B6"/>
    <w:rPr>
      <w:b/>
      <w:bCs/>
    </w:rPr>
  </w:style>
  <w:style w:type="character" w:customStyle="1" w:styleId="afd">
    <w:name w:val="コメント内容 (文字)"/>
    <w:basedOn w:val="afb"/>
    <w:link w:val="afc"/>
    <w:uiPriority w:val="99"/>
    <w:semiHidden/>
    <w:rsid w:val="00AD79B6"/>
    <w:rPr>
      <w:b/>
      <w:bCs/>
    </w:rPr>
  </w:style>
  <w:style w:type="paragraph" w:styleId="afe">
    <w:name w:val="header"/>
    <w:basedOn w:val="a"/>
    <w:link w:val="aff"/>
    <w:uiPriority w:val="99"/>
    <w:unhideWhenUsed/>
    <w:rsid w:val="00660291"/>
    <w:pPr>
      <w:tabs>
        <w:tab w:val="center" w:pos="4252"/>
        <w:tab w:val="right" w:pos="8504"/>
      </w:tabs>
      <w:snapToGrid w:val="0"/>
    </w:pPr>
  </w:style>
  <w:style w:type="character" w:customStyle="1" w:styleId="aff">
    <w:name w:val="ヘッダー (文字)"/>
    <w:basedOn w:val="a0"/>
    <w:link w:val="afe"/>
    <w:uiPriority w:val="99"/>
    <w:rsid w:val="00660291"/>
  </w:style>
  <w:style w:type="paragraph" w:styleId="aff0">
    <w:name w:val="footer"/>
    <w:basedOn w:val="a"/>
    <w:link w:val="aff1"/>
    <w:uiPriority w:val="99"/>
    <w:unhideWhenUsed/>
    <w:rsid w:val="00660291"/>
    <w:pPr>
      <w:tabs>
        <w:tab w:val="center" w:pos="4252"/>
        <w:tab w:val="right" w:pos="8504"/>
      </w:tabs>
      <w:snapToGrid w:val="0"/>
    </w:pPr>
  </w:style>
  <w:style w:type="character" w:customStyle="1" w:styleId="aff1">
    <w:name w:val="フッター (文字)"/>
    <w:basedOn w:val="a0"/>
    <w:link w:val="aff0"/>
    <w:uiPriority w:val="99"/>
    <w:rsid w:val="00660291"/>
  </w:style>
  <w:style w:type="paragraph" w:styleId="aff2">
    <w:name w:val="Plain Text"/>
    <w:basedOn w:val="a"/>
    <w:link w:val="aff3"/>
    <w:uiPriority w:val="99"/>
    <w:unhideWhenUsed/>
    <w:rsid w:val="004D61F2"/>
    <w:pPr>
      <w:widowControl w:val="0"/>
      <w:spacing w:after="0" w:line="240" w:lineRule="auto"/>
    </w:pPr>
    <w:rPr>
      <w:rFonts w:ascii="游ゴシック" w:eastAsia="游ゴシック" w:hAnsi="Courier New" w:cs="Courier New"/>
      <w:kern w:val="2"/>
      <w:sz w:val="22"/>
      <w:szCs w:val="22"/>
    </w:rPr>
  </w:style>
  <w:style w:type="character" w:customStyle="1" w:styleId="aff3">
    <w:name w:val="書式なし (文字)"/>
    <w:basedOn w:val="a0"/>
    <w:link w:val="aff2"/>
    <w:uiPriority w:val="99"/>
    <w:rsid w:val="004D61F2"/>
    <w:rPr>
      <w:rFonts w:ascii="游ゴシック" w:eastAsia="游ゴシック" w:hAnsi="Courier New" w:cs="Courier New"/>
      <w:kern w:val="2"/>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14424">
      <w:bodyDiv w:val="1"/>
      <w:marLeft w:val="0"/>
      <w:marRight w:val="0"/>
      <w:marTop w:val="0"/>
      <w:marBottom w:val="0"/>
      <w:divBdr>
        <w:top w:val="none" w:sz="0" w:space="0" w:color="auto"/>
        <w:left w:val="none" w:sz="0" w:space="0" w:color="auto"/>
        <w:bottom w:val="none" w:sz="0" w:space="0" w:color="auto"/>
        <w:right w:val="none" w:sz="0" w:space="0" w:color="auto"/>
      </w:divBdr>
    </w:div>
    <w:div w:id="186716512">
      <w:bodyDiv w:val="1"/>
      <w:marLeft w:val="0"/>
      <w:marRight w:val="0"/>
      <w:marTop w:val="0"/>
      <w:marBottom w:val="0"/>
      <w:divBdr>
        <w:top w:val="none" w:sz="0" w:space="0" w:color="auto"/>
        <w:left w:val="none" w:sz="0" w:space="0" w:color="auto"/>
        <w:bottom w:val="none" w:sz="0" w:space="0" w:color="auto"/>
        <w:right w:val="none" w:sz="0" w:space="0" w:color="auto"/>
      </w:divBdr>
    </w:div>
    <w:div w:id="211117592">
      <w:bodyDiv w:val="1"/>
      <w:marLeft w:val="0"/>
      <w:marRight w:val="0"/>
      <w:marTop w:val="0"/>
      <w:marBottom w:val="0"/>
      <w:divBdr>
        <w:top w:val="none" w:sz="0" w:space="0" w:color="auto"/>
        <w:left w:val="none" w:sz="0" w:space="0" w:color="auto"/>
        <w:bottom w:val="none" w:sz="0" w:space="0" w:color="auto"/>
        <w:right w:val="none" w:sz="0" w:space="0" w:color="auto"/>
      </w:divBdr>
    </w:div>
    <w:div w:id="331563545">
      <w:bodyDiv w:val="1"/>
      <w:marLeft w:val="0"/>
      <w:marRight w:val="0"/>
      <w:marTop w:val="0"/>
      <w:marBottom w:val="0"/>
      <w:divBdr>
        <w:top w:val="none" w:sz="0" w:space="0" w:color="auto"/>
        <w:left w:val="none" w:sz="0" w:space="0" w:color="auto"/>
        <w:bottom w:val="none" w:sz="0" w:space="0" w:color="auto"/>
        <w:right w:val="none" w:sz="0" w:space="0" w:color="auto"/>
      </w:divBdr>
    </w:div>
    <w:div w:id="374355574">
      <w:bodyDiv w:val="1"/>
      <w:marLeft w:val="0"/>
      <w:marRight w:val="0"/>
      <w:marTop w:val="0"/>
      <w:marBottom w:val="0"/>
      <w:divBdr>
        <w:top w:val="none" w:sz="0" w:space="0" w:color="auto"/>
        <w:left w:val="none" w:sz="0" w:space="0" w:color="auto"/>
        <w:bottom w:val="none" w:sz="0" w:space="0" w:color="auto"/>
        <w:right w:val="none" w:sz="0" w:space="0" w:color="auto"/>
      </w:divBdr>
    </w:div>
    <w:div w:id="428962487">
      <w:bodyDiv w:val="1"/>
      <w:marLeft w:val="0"/>
      <w:marRight w:val="0"/>
      <w:marTop w:val="0"/>
      <w:marBottom w:val="0"/>
      <w:divBdr>
        <w:top w:val="none" w:sz="0" w:space="0" w:color="auto"/>
        <w:left w:val="none" w:sz="0" w:space="0" w:color="auto"/>
        <w:bottom w:val="none" w:sz="0" w:space="0" w:color="auto"/>
        <w:right w:val="none" w:sz="0" w:space="0" w:color="auto"/>
      </w:divBdr>
    </w:div>
    <w:div w:id="682241704">
      <w:bodyDiv w:val="1"/>
      <w:marLeft w:val="0"/>
      <w:marRight w:val="0"/>
      <w:marTop w:val="0"/>
      <w:marBottom w:val="0"/>
      <w:divBdr>
        <w:top w:val="none" w:sz="0" w:space="0" w:color="auto"/>
        <w:left w:val="none" w:sz="0" w:space="0" w:color="auto"/>
        <w:bottom w:val="none" w:sz="0" w:space="0" w:color="auto"/>
        <w:right w:val="none" w:sz="0" w:space="0" w:color="auto"/>
      </w:divBdr>
    </w:div>
    <w:div w:id="693195059">
      <w:bodyDiv w:val="1"/>
      <w:marLeft w:val="0"/>
      <w:marRight w:val="0"/>
      <w:marTop w:val="0"/>
      <w:marBottom w:val="0"/>
      <w:divBdr>
        <w:top w:val="none" w:sz="0" w:space="0" w:color="auto"/>
        <w:left w:val="none" w:sz="0" w:space="0" w:color="auto"/>
        <w:bottom w:val="none" w:sz="0" w:space="0" w:color="auto"/>
        <w:right w:val="none" w:sz="0" w:space="0" w:color="auto"/>
      </w:divBdr>
    </w:div>
    <w:div w:id="798188580">
      <w:bodyDiv w:val="1"/>
      <w:marLeft w:val="0"/>
      <w:marRight w:val="0"/>
      <w:marTop w:val="0"/>
      <w:marBottom w:val="0"/>
      <w:divBdr>
        <w:top w:val="none" w:sz="0" w:space="0" w:color="auto"/>
        <w:left w:val="none" w:sz="0" w:space="0" w:color="auto"/>
        <w:bottom w:val="none" w:sz="0" w:space="0" w:color="auto"/>
        <w:right w:val="none" w:sz="0" w:space="0" w:color="auto"/>
      </w:divBdr>
    </w:div>
    <w:div w:id="1092774527">
      <w:bodyDiv w:val="1"/>
      <w:marLeft w:val="0"/>
      <w:marRight w:val="0"/>
      <w:marTop w:val="0"/>
      <w:marBottom w:val="0"/>
      <w:divBdr>
        <w:top w:val="none" w:sz="0" w:space="0" w:color="auto"/>
        <w:left w:val="none" w:sz="0" w:space="0" w:color="auto"/>
        <w:bottom w:val="none" w:sz="0" w:space="0" w:color="auto"/>
        <w:right w:val="none" w:sz="0" w:space="0" w:color="auto"/>
      </w:divBdr>
    </w:div>
    <w:div w:id="1299531810">
      <w:bodyDiv w:val="1"/>
      <w:marLeft w:val="0"/>
      <w:marRight w:val="0"/>
      <w:marTop w:val="0"/>
      <w:marBottom w:val="0"/>
      <w:divBdr>
        <w:top w:val="none" w:sz="0" w:space="0" w:color="auto"/>
        <w:left w:val="none" w:sz="0" w:space="0" w:color="auto"/>
        <w:bottom w:val="none" w:sz="0" w:space="0" w:color="auto"/>
        <w:right w:val="none" w:sz="0" w:space="0" w:color="auto"/>
      </w:divBdr>
    </w:div>
    <w:div w:id="1416436343">
      <w:bodyDiv w:val="1"/>
      <w:marLeft w:val="0"/>
      <w:marRight w:val="0"/>
      <w:marTop w:val="0"/>
      <w:marBottom w:val="0"/>
      <w:divBdr>
        <w:top w:val="none" w:sz="0" w:space="0" w:color="auto"/>
        <w:left w:val="none" w:sz="0" w:space="0" w:color="auto"/>
        <w:bottom w:val="none" w:sz="0" w:space="0" w:color="auto"/>
        <w:right w:val="none" w:sz="0" w:space="0" w:color="auto"/>
      </w:divBdr>
    </w:div>
    <w:div w:id="1728067951">
      <w:bodyDiv w:val="1"/>
      <w:marLeft w:val="0"/>
      <w:marRight w:val="0"/>
      <w:marTop w:val="0"/>
      <w:marBottom w:val="0"/>
      <w:divBdr>
        <w:top w:val="none" w:sz="0" w:space="0" w:color="auto"/>
        <w:left w:val="none" w:sz="0" w:space="0" w:color="auto"/>
        <w:bottom w:val="none" w:sz="0" w:space="0" w:color="auto"/>
        <w:right w:val="none" w:sz="0" w:space="0" w:color="auto"/>
      </w:divBdr>
    </w:div>
    <w:div w:id="1772970774">
      <w:bodyDiv w:val="1"/>
      <w:marLeft w:val="0"/>
      <w:marRight w:val="0"/>
      <w:marTop w:val="0"/>
      <w:marBottom w:val="0"/>
      <w:divBdr>
        <w:top w:val="none" w:sz="0" w:space="0" w:color="auto"/>
        <w:left w:val="none" w:sz="0" w:space="0" w:color="auto"/>
        <w:bottom w:val="none" w:sz="0" w:space="0" w:color="auto"/>
        <w:right w:val="none" w:sz="0" w:space="0" w:color="auto"/>
      </w:divBdr>
    </w:div>
    <w:div w:id="1971588879">
      <w:bodyDiv w:val="1"/>
      <w:marLeft w:val="0"/>
      <w:marRight w:val="0"/>
      <w:marTop w:val="0"/>
      <w:marBottom w:val="0"/>
      <w:divBdr>
        <w:top w:val="none" w:sz="0" w:space="0" w:color="auto"/>
        <w:left w:val="none" w:sz="0" w:space="0" w:color="auto"/>
        <w:bottom w:val="none" w:sz="0" w:space="0" w:color="auto"/>
        <w:right w:val="none" w:sz="0" w:space="0" w:color="auto"/>
      </w:divBdr>
    </w:div>
    <w:div w:id="2006081326">
      <w:bodyDiv w:val="1"/>
      <w:marLeft w:val="0"/>
      <w:marRight w:val="0"/>
      <w:marTop w:val="0"/>
      <w:marBottom w:val="0"/>
      <w:divBdr>
        <w:top w:val="none" w:sz="0" w:space="0" w:color="auto"/>
        <w:left w:val="none" w:sz="0" w:space="0" w:color="auto"/>
        <w:bottom w:val="none" w:sz="0" w:space="0" w:color="auto"/>
        <w:right w:val="none" w:sz="0" w:space="0" w:color="auto"/>
      </w:divBdr>
    </w:div>
    <w:div w:id="2111659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oleObject" Target="embeddings/oleObject4.bin"/><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oleObject" Target="embeddings/oleObject3.bin"/><Relationship Id="rId37" Type="http://schemas.openxmlformats.org/officeDocument/2006/relationships/image" Target="media/image22.emf"/><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oleObject" Target="embeddings/oleObject1.bin"/><Relationship Id="rId36" Type="http://schemas.openxmlformats.org/officeDocument/2006/relationships/oleObject" Target="embeddings/oleObject5.bin"/><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9.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oleObject" Target="embeddings/oleObject2.bin"/><Relationship Id="rId35" Type="http://schemas.openxmlformats.org/officeDocument/2006/relationships/image" Target="media/image21.emf"/><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emf"/><Relationship Id="rId38" Type="http://schemas.openxmlformats.org/officeDocument/2006/relationships/oleObject" Target="embeddings/oleObject6.bin"/></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github.com/paralleldrive/cuid"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A1CE894F88E64B438795ED51E6C87219" ma:contentTypeVersion="10" ma:contentTypeDescription="新しいドキュメントを作成します。" ma:contentTypeScope="" ma:versionID="052f4a30e0af1ddd63a7cb270b1e3966">
  <xsd:schema xmlns:xsd="http://www.w3.org/2001/XMLSchema" xmlns:xs="http://www.w3.org/2001/XMLSchema" xmlns:p="http://schemas.microsoft.com/office/2006/metadata/properties" xmlns:ns2="c83f1b00-8bb0-4983-a72c-3c7d557c8ed9" xmlns:ns3="5fac6585-e5db-49c2-84eb-07048ac402b0" targetNamespace="http://schemas.microsoft.com/office/2006/metadata/properties" ma:root="true" ma:fieldsID="81646ec1b1561b77566437c994a8ab6a" ns2:_="" ns3:_="">
    <xsd:import namespace="c83f1b00-8bb0-4983-a72c-3c7d557c8ed9"/>
    <xsd:import namespace="5fac6585-e5db-49c2-84eb-07048ac402b0"/>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GenerationTime" minOccurs="0"/>
                <xsd:element ref="ns2:MediaServiceEventHashCode"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f1b00-8bb0-4983-a72c-3c7d557c8ed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画像タグ" ma:readOnly="false" ma:fieldId="{5cf76f15-5ced-4ddc-b409-7134ff3c332f}" ma:taxonomyMulti="true" ma:sspId="079c317c-d538-4ed4-85e0-1d22358aeb3d" ma:termSetId="09814cd3-568e-fe90-9814-8d621ff8fb84" ma:anchorId="fba54fb3-c3e1-fe81-a776-ca4b69148c4d" ma:open="true" ma:isKeyword="false">
      <xsd:complexType>
        <xsd:sequence>
          <xsd:element ref="pc:Terms" minOccurs="0" maxOccurs="1"/>
        </xsd:sequence>
      </xsd:complex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fac6585-e5db-49c2-84eb-07048ac402b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f3acb071-648e-4d25-b84a-8b13a41c8c2e}" ma:internalName="TaxCatchAll" ma:showField="CatchAllData" ma:web="5fac6585-e5db-49c2-84eb-07048ac402b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5fac6585-e5db-49c2-84eb-07048ac402b0" xsi:nil="true"/>
    <lcf76f155ced4ddcb4097134ff3c332f xmlns="c83f1b00-8bb0-4983-a72c-3c7d557c8ed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DB26496-FBEB-4997-A984-F8BA5A5DA61D}">
  <ds:schemaRefs>
    <ds:schemaRef ds:uri="http://schemas.openxmlformats.org/officeDocument/2006/bibliography"/>
  </ds:schemaRefs>
</ds:datastoreItem>
</file>

<file path=customXml/itemProps2.xml><?xml version="1.0" encoding="utf-8"?>
<ds:datastoreItem xmlns:ds="http://schemas.openxmlformats.org/officeDocument/2006/customXml" ds:itemID="{1DAC2302-9F2D-41EE-8FF7-EA0ACD38B442}"/>
</file>

<file path=customXml/itemProps3.xml><?xml version="1.0" encoding="utf-8"?>
<ds:datastoreItem xmlns:ds="http://schemas.openxmlformats.org/officeDocument/2006/customXml" ds:itemID="{1E216A59-AACB-4695-9E11-4AEF9423CFB2}">
  <ds:schemaRefs>
    <ds:schemaRef ds:uri="http://schemas.microsoft.com/sharepoint/v3/contenttype/forms"/>
  </ds:schemaRefs>
</ds:datastoreItem>
</file>

<file path=customXml/itemProps4.xml><?xml version="1.0" encoding="utf-8"?>
<ds:datastoreItem xmlns:ds="http://schemas.openxmlformats.org/officeDocument/2006/customXml" ds:itemID="{2C1B822C-AC46-4E39-8127-0ED3A8533A87}">
  <ds:schemaRefs>
    <ds:schemaRef ds:uri="http://schemas.microsoft.com/office/2006/metadata/properties"/>
    <ds:schemaRef ds:uri="http://schemas.microsoft.com/office/infopath/2007/PartnerControls"/>
    <ds:schemaRef ds:uri="d7b3ee88-6a31-4f36-b6fd-47242d70e94d"/>
    <ds:schemaRef ds:uri="ab902279-8ebd-44b4-9a60-c74e7e96e4e0"/>
  </ds:schemaRefs>
</ds:datastoreItem>
</file>

<file path=docProps/app.xml><?xml version="1.0" encoding="utf-8"?>
<Properties xmlns="http://schemas.openxmlformats.org/officeDocument/2006/extended-properties" xmlns:vt="http://schemas.openxmlformats.org/officeDocument/2006/docPropsVTypes">
  <Template>Normal.dotm</Template>
  <TotalTime>3088</TotalTime>
  <Pages>35</Pages>
  <Words>1754</Words>
  <Characters>10003</Characters>
  <Application>Microsoft Office Word</Application>
  <DocSecurity>0</DocSecurity>
  <Lines>83</Lines>
  <Paragraphs>23</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11734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norimatsu ryo(乗松 遼 TEC □ＷＳ本□ＷＳギ統□ＷＳコギ)</dc:creator>
  <cp:keywords/>
  <dc:description/>
  <cp:lastModifiedBy>Toshiyuki Sato</cp:lastModifiedBy>
  <cp:revision>64</cp:revision>
  <dcterms:created xsi:type="dcterms:W3CDTF">2022-09-26T04:28:00Z</dcterms:created>
  <dcterms:modified xsi:type="dcterms:W3CDTF">2023-03-16T05:39:00Z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0x010100A1CE894F88E64B438795ED51E6C87219</vt:lpwstr>
  </property>
</Properties>
</file>